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5CBDF8" w14:textId="11028A0D" w:rsidR="00AC1F1E" w:rsidRPr="00A737D0" w:rsidRDefault="00B3540F" w:rsidP="00825D32">
      <w:pPr>
        <w:spacing w:line="480" w:lineRule="auto"/>
        <w:rPr>
          <w:rFonts w:ascii="Times New Roman" w:hAnsi="Times New Roman" w:cs="Times New Roman"/>
          <w:sz w:val="24"/>
          <w:szCs w:val="24"/>
        </w:rPr>
      </w:pPr>
      <w:bookmarkStart w:id="0" w:name="_GoBack"/>
      <w:bookmarkEnd w:id="0"/>
      <w:r w:rsidRPr="00A737D0">
        <w:rPr>
          <w:rFonts w:ascii="Times New Roman" w:hAnsi="Times New Roman" w:cs="Times New Roman"/>
          <w:sz w:val="24"/>
          <w:szCs w:val="24"/>
        </w:rPr>
        <w:t>Restoring Monarch Butterfly</w:t>
      </w:r>
      <w:r w:rsidR="00177142" w:rsidRPr="00A737D0">
        <w:rPr>
          <w:rFonts w:ascii="Times New Roman" w:hAnsi="Times New Roman" w:cs="Times New Roman"/>
          <w:sz w:val="24"/>
          <w:szCs w:val="24"/>
        </w:rPr>
        <w:t xml:space="preserve"> </w:t>
      </w:r>
      <w:r w:rsidR="009131A9" w:rsidRPr="00A737D0">
        <w:rPr>
          <w:rFonts w:ascii="Times New Roman" w:hAnsi="Times New Roman" w:cs="Times New Roman"/>
          <w:sz w:val="24"/>
          <w:szCs w:val="24"/>
        </w:rPr>
        <w:t>H</w:t>
      </w:r>
      <w:r w:rsidRPr="00A737D0">
        <w:rPr>
          <w:rFonts w:ascii="Times New Roman" w:hAnsi="Times New Roman" w:cs="Times New Roman"/>
          <w:sz w:val="24"/>
          <w:szCs w:val="24"/>
        </w:rPr>
        <w:t>abitat</w:t>
      </w:r>
      <w:r w:rsidR="009131A9" w:rsidRPr="00A737D0">
        <w:rPr>
          <w:rFonts w:ascii="Times New Roman" w:hAnsi="Times New Roman" w:cs="Times New Roman"/>
          <w:sz w:val="24"/>
          <w:szCs w:val="24"/>
        </w:rPr>
        <w:t xml:space="preserve"> in the </w:t>
      </w:r>
      <w:r w:rsidR="00C6247E">
        <w:rPr>
          <w:rFonts w:ascii="Times New Roman" w:hAnsi="Times New Roman" w:cs="Times New Roman"/>
          <w:sz w:val="24"/>
          <w:szCs w:val="24"/>
        </w:rPr>
        <w:t>Midwestern U.S.</w:t>
      </w:r>
      <w:r w:rsidR="00177142" w:rsidRPr="00A737D0">
        <w:rPr>
          <w:rFonts w:ascii="Times New Roman" w:hAnsi="Times New Roman" w:cs="Times New Roman"/>
          <w:sz w:val="24"/>
          <w:szCs w:val="24"/>
        </w:rPr>
        <w:t xml:space="preserve">: </w:t>
      </w:r>
      <w:r w:rsidR="00493426" w:rsidRPr="00A737D0">
        <w:rPr>
          <w:rFonts w:ascii="Times New Roman" w:hAnsi="Times New Roman" w:cs="Times New Roman"/>
          <w:sz w:val="24"/>
          <w:szCs w:val="24"/>
        </w:rPr>
        <w:t>“</w:t>
      </w:r>
      <w:r w:rsidRPr="00A737D0">
        <w:rPr>
          <w:rFonts w:ascii="Times New Roman" w:hAnsi="Times New Roman" w:cs="Times New Roman"/>
          <w:sz w:val="24"/>
          <w:szCs w:val="24"/>
        </w:rPr>
        <w:t>All Hands on Deck</w:t>
      </w:r>
      <w:r w:rsidR="00493426" w:rsidRPr="00A737D0">
        <w:rPr>
          <w:rFonts w:ascii="Times New Roman" w:hAnsi="Times New Roman" w:cs="Times New Roman"/>
          <w:sz w:val="24"/>
          <w:szCs w:val="24"/>
        </w:rPr>
        <w:t>”</w:t>
      </w:r>
    </w:p>
    <w:p w14:paraId="31AAAA95" w14:textId="751E6746" w:rsidR="00AC1F1E" w:rsidRPr="00A737D0" w:rsidRDefault="00AC1F1E" w:rsidP="00825D32">
      <w:pPr>
        <w:spacing w:line="480" w:lineRule="auto"/>
        <w:rPr>
          <w:rFonts w:ascii="Times New Roman" w:hAnsi="Times New Roman" w:cs="Times New Roman"/>
          <w:sz w:val="24"/>
          <w:szCs w:val="24"/>
        </w:rPr>
      </w:pPr>
      <w:r w:rsidRPr="00A737D0">
        <w:rPr>
          <w:rFonts w:ascii="Times New Roman" w:hAnsi="Times New Roman" w:cs="Times New Roman"/>
          <w:sz w:val="24"/>
          <w:szCs w:val="24"/>
        </w:rPr>
        <w:t>Wayne E. Thogmartin, Laura López-Hoffman,</w:t>
      </w:r>
      <w:r w:rsidR="008B64BA" w:rsidRPr="00A737D0">
        <w:rPr>
          <w:rFonts w:ascii="Times New Roman" w:hAnsi="Times New Roman" w:cs="Times New Roman"/>
          <w:sz w:val="24"/>
          <w:szCs w:val="24"/>
        </w:rPr>
        <w:t xml:space="preserve"> </w:t>
      </w:r>
      <w:r w:rsidR="00584BA9" w:rsidRPr="00A737D0">
        <w:rPr>
          <w:rFonts w:ascii="Times New Roman" w:hAnsi="Times New Roman" w:cs="Times New Roman"/>
          <w:sz w:val="24"/>
          <w:szCs w:val="24"/>
        </w:rPr>
        <w:t xml:space="preserve">Jason Rohweder, </w:t>
      </w:r>
      <w:r w:rsidR="00396DFA" w:rsidRPr="00A737D0">
        <w:rPr>
          <w:rFonts w:ascii="Times New Roman" w:hAnsi="Times New Roman" w:cs="Times New Roman"/>
          <w:sz w:val="24"/>
          <w:szCs w:val="24"/>
        </w:rPr>
        <w:t xml:space="preserve">Jay Diffendorfer, Ryan Drum, </w:t>
      </w:r>
      <w:r w:rsidR="00FC1E6E" w:rsidRPr="00A737D0">
        <w:rPr>
          <w:rFonts w:ascii="Times New Roman" w:hAnsi="Times New Roman" w:cs="Times New Roman"/>
          <w:sz w:val="24"/>
          <w:szCs w:val="24"/>
        </w:rPr>
        <w:t xml:space="preserve">Darius Semmens, </w:t>
      </w:r>
      <w:r w:rsidR="00396DFA" w:rsidRPr="00A737D0">
        <w:rPr>
          <w:rFonts w:ascii="Times New Roman" w:hAnsi="Times New Roman" w:cs="Times New Roman"/>
          <w:sz w:val="24"/>
          <w:szCs w:val="24"/>
        </w:rPr>
        <w:t xml:space="preserve">Scott Black, Iris Caldwell, Donita Cotter, Pauline Drobney, Laura L. Jackson, Michael Gale, Doug Helmers, Steve Hilburger, Elizabeth Howard, Karen Oberhauser, John Pleasants, </w:t>
      </w:r>
      <w:r w:rsidR="002E3002" w:rsidRPr="00A737D0">
        <w:rPr>
          <w:rFonts w:ascii="Times New Roman" w:hAnsi="Times New Roman" w:cs="Times New Roman"/>
          <w:sz w:val="24"/>
          <w:szCs w:val="24"/>
        </w:rPr>
        <w:t xml:space="preserve">Brice Semmens, </w:t>
      </w:r>
      <w:r w:rsidR="00396DFA" w:rsidRPr="00A737D0">
        <w:rPr>
          <w:rFonts w:ascii="Times New Roman" w:hAnsi="Times New Roman" w:cs="Times New Roman"/>
          <w:sz w:val="24"/>
          <w:szCs w:val="24"/>
        </w:rPr>
        <w:t>Orley</w:t>
      </w:r>
      <w:r w:rsidR="008B64BA" w:rsidRPr="00A737D0">
        <w:rPr>
          <w:rFonts w:ascii="Times New Roman" w:hAnsi="Times New Roman" w:cs="Times New Roman"/>
          <w:sz w:val="24"/>
          <w:szCs w:val="24"/>
        </w:rPr>
        <w:t xml:space="preserve"> Taylor,</w:t>
      </w:r>
      <w:r w:rsidR="00396DFA" w:rsidRPr="00A737D0">
        <w:rPr>
          <w:rFonts w:ascii="Times New Roman" w:hAnsi="Times New Roman" w:cs="Times New Roman"/>
          <w:sz w:val="24"/>
          <w:szCs w:val="24"/>
        </w:rPr>
        <w:t xml:space="preserve"> Patrick Ward,</w:t>
      </w:r>
      <w:r w:rsidR="008B64BA" w:rsidRPr="00A737D0">
        <w:rPr>
          <w:rFonts w:ascii="Times New Roman" w:hAnsi="Times New Roman" w:cs="Times New Roman"/>
          <w:sz w:val="24"/>
          <w:szCs w:val="24"/>
        </w:rPr>
        <w:t xml:space="preserve"> </w:t>
      </w:r>
      <w:r w:rsidR="00396DFA" w:rsidRPr="00A737D0">
        <w:rPr>
          <w:rFonts w:ascii="Times New Roman" w:hAnsi="Times New Roman" w:cs="Times New Roman"/>
          <w:sz w:val="24"/>
          <w:szCs w:val="24"/>
        </w:rPr>
        <w:t xml:space="preserve">Jake </w:t>
      </w:r>
      <w:r w:rsidR="0069725D">
        <w:rPr>
          <w:rFonts w:ascii="Times New Roman" w:hAnsi="Times New Roman" w:cs="Times New Roman"/>
          <w:sz w:val="24"/>
          <w:szCs w:val="24"/>
        </w:rPr>
        <w:t xml:space="preserve">F. </w:t>
      </w:r>
      <w:r w:rsidR="00396DFA" w:rsidRPr="00A737D0">
        <w:rPr>
          <w:rFonts w:ascii="Times New Roman" w:hAnsi="Times New Roman" w:cs="Times New Roman"/>
          <w:sz w:val="24"/>
          <w:szCs w:val="24"/>
        </w:rPr>
        <w:t xml:space="preserve">Weltzin, </w:t>
      </w:r>
      <w:r w:rsidR="0050694D" w:rsidRPr="00A737D0">
        <w:rPr>
          <w:rFonts w:ascii="Times New Roman" w:hAnsi="Times New Roman" w:cs="Times New Roman"/>
          <w:sz w:val="24"/>
          <w:szCs w:val="24"/>
        </w:rPr>
        <w:t xml:space="preserve">and </w:t>
      </w:r>
      <w:r w:rsidR="00396DFA" w:rsidRPr="00A737D0">
        <w:rPr>
          <w:rFonts w:ascii="Times New Roman" w:hAnsi="Times New Roman" w:cs="Times New Roman"/>
          <w:sz w:val="24"/>
          <w:szCs w:val="24"/>
        </w:rPr>
        <w:t xml:space="preserve">Ruscena Wiederholt </w:t>
      </w:r>
    </w:p>
    <w:p w14:paraId="5F24BF0F" w14:textId="77777777" w:rsidR="00D41C94" w:rsidRDefault="00D41C94" w:rsidP="00825D32">
      <w:pPr>
        <w:spacing w:line="480" w:lineRule="auto"/>
        <w:rPr>
          <w:rFonts w:ascii="Times New Roman" w:hAnsi="Times New Roman" w:cs="Times New Roman"/>
          <w:sz w:val="24"/>
          <w:szCs w:val="24"/>
        </w:rPr>
      </w:pPr>
    </w:p>
    <w:p w14:paraId="75F0CB0D" w14:textId="59B873B1" w:rsidR="00AC1F1E" w:rsidRDefault="00D41C94" w:rsidP="00825D32">
      <w:pPr>
        <w:spacing w:line="480" w:lineRule="auto"/>
        <w:rPr>
          <w:rFonts w:ascii="Times New Roman" w:hAnsi="Times New Roman" w:cs="Times New Roman"/>
          <w:sz w:val="24"/>
          <w:szCs w:val="24"/>
        </w:rPr>
      </w:pPr>
      <w:r>
        <w:rPr>
          <w:rFonts w:ascii="Times New Roman" w:hAnsi="Times New Roman" w:cs="Times New Roman"/>
          <w:sz w:val="24"/>
          <w:szCs w:val="24"/>
        </w:rPr>
        <w:t>Running Title: Societal contributions to monarch restoration</w:t>
      </w:r>
    </w:p>
    <w:p w14:paraId="34D2FF5A" w14:textId="77777777" w:rsidR="00D41C94" w:rsidRPr="00A737D0" w:rsidRDefault="00D41C94" w:rsidP="00825D32">
      <w:pPr>
        <w:spacing w:line="480" w:lineRule="auto"/>
        <w:rPr>
          <w:rFonts w:ascii="Times New Roman" w:hAnsi="Times New Roman" w:cs="Times New Roman"/>
          <w:sz w:val="24"/>
          <w:szCs w:val="24"/>
        </w:rPr>
      </w:pPr>
    </w:p>
    <w:p w14:paraId="5BE75134" w14:textId="55CAB132" w:rsidR="00396DFA" w:rsidRPr="00A737D0" w:rsidRDefault="00396DFA" w:rsidP="00B47AE9">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Wayne E. Thogmartin, U.S. Geological Survey, Upper Midwest Environmental Sciences Center, 2630 Fanta Reed Road, La Crosse, Wisconsin 54603; </w:t>
      </w:r>
      <w:r w:rsidR="00D61E43" w:rsidRPr="00A737D0">
        <w:rPr>
          <w:rFonts w:ascii="Times New Roman" w:hAnsi="Times New Roman" w:cs="Times New Roman"/>
          <w:sz w:val="24"/>
          <w:szCs w:val="24"/>
        </w:rPr>
        <w:t>wthogmartin@usgs.gov</w:t>
      </w:r>
    </w:p>
    <w:p w14:paraId="5423249C" w14:textId="2D845945" w:rsidR="00396DFA" w:rsidRPr="00A737D0" w:rsidRDefault="00396DFA" w:rsidP="00B47AE9">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Laura López-Hoffman, </w:t>
      </w:r>
      <w:r w:rsidR="00B47AE9" w:rsidRPr="00A737D0">
        <w:rPr>
          <w:rFonts w:ascii="Times New Roman" w:hAnsi="Times New Roman" w:cs="Times New Roman"/>
          <w:sz w:val="24"/>
          <w:szCs w:val="24"/>
        </w:rPr>
        <w:t>University of Arizona, School of Natural Resources and Environment and Udall Center for Studies in Public Policy</w:t>
      </w:r>
      <w:r w:rsidR="00373E37" w:rsidRPr="00A737D0">
        <w:rPr>
          <w:rFonts w:ascii="Times New Roman" w:hAnsi="Times New Roman" w:cs="Times New Roman"/>
          <w:sz w:val="24"/>
          <w:szCs w:val="24"/>
        </w:rPr>
        <w:t>, Tucson, Arizona 85721</w:t>
      </w:r>
      <w:r w:rsidR="00B47AE9" w:rsidRPr="00A737D0">
        <w:rPr>
          <w:rFonts w:ascii="Times New Roman" w:hAnsi="Times New Roman" w:cs="Times New Roman"/>
          <w:sz w:val="24"/>
          <w:szCs w:val="24"/>
        </w:rPr>
        <w:t xml:space="preserve">; </w:t>
      </w:r>
      <w:r w:rsidR="00D61E43" w:rsidRPr="00A737D0">
        <w:rPr>
          <w:rFonts w:ascii="Times New Roman" w:hAnsi="Times New Roman" w:cs="Times New Roman"/>
          <w:sz w:val="24"/>
          <w:szCs w:val="24"/>
        </w:rPr>
        <w:t>lauralh@email.arizona.edu</w:t>
      </w:r>
    </w:p>
    <w:p w14:paraId="059222BC" w14:textId="1F505CBE" w:rsidR="00584BA9" w:rsidRPr="00A737D0" w:rsidRDefault="00584BA9" w:rsidP="00B47AE9">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Jason J. Rohweder, U.S. Geological Survey, Upper Midwest Environmental Sciences Center, 2630 Fanta Reed Road, La Crosse, Wisconsin 54603; jrohweder@usgs.gov </w:t>
      </w:r>
    </w:p>
    <w:p w14:paraId="48ABE94C" w14:textId="5DFB4C35" w:rsidR="00B47AE9" w:rsidRPr="00A737D0" w:rsidRDefault="00B47AE9" w:rsidP="00B47AE9">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Jay </w:t>
      </w:r>
      <w:r w:rsidR="00D43B34">
        <w:rPr>
          <w:rFonts w:ascii="Times New Roman" w:hAnsi="Times New Roman" w:cs="Times New Roman"/>
          <w:sz w:val="24"/>
          <w:szCs w:val="24"/>
        </w:rPr>
        <w:t xml:space="preserve">E. </w:t>
      </w:r>
      <w:r w:rsidRPr="00A737D0">
        <w:rPr>
          <w:rFonts w:ascii="Times New Roman" w:hAnsi="Times New Roman" w:cs="Times New Roman"/>
          <w:sz w:val="24"/>
          <w:szCs w:val="24"/>
        </w:rPr>
        <w:t xml:space="preserve">Diffendorfer, U.S. Geological Survey, Geosciences and Environmental Change Science Center, Denver Federal Center, Bldg 25, room 1719, MS 980, Denver, Colorado, 80225; </w:t>
      </w:r>
      <w:r w:rsidR="00FC1E6E" w:rsidRPr="00A737D0">
        <w:rPr>
          <w:rFonts w:ascii="Times New Roman" w:hAnsi="Times New Roman" w:cs="Times New Roman"/>
          <w:sz w:val="24"/>
          <w:szCs w:val="24"/>
        </w:rPr>
        <w:t>jediffendorfer@usgs.gov</w:t>
      </w:r>
    </w:p>
    <w:p w14:paraId="7ED143B4" w14:textId="70984682" w:rsidR="00FC1E6E" w:rsidRPr="00A737D0" w:rsidRDefault="00FC1E6E" w:rsidP="00FC1E6E">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lastRenderedPageBreak/>
        <w:t xml:space="preserve">Ryan Drum, U.S. </w:t>
      </w:r>
      <w:r w:rsidRPr="002637C2">
        <w:rPr>
          <w:rFonts w:ascii="Times New Roman" w:hAnsi="Times New Roman" w:cs="Times New Roman"/>
          <w:noProof/>
          <w:sz w:val="24"/>
          <w:szCs w:val="24"/>
        </w:rPr>
        <w:t>Fish</w:t>
      </w:r>
      <w:r w:rsidRPr="00A737D0">
        <w:rPr>
          <w:rFonts w:ascii="Times New Roman" w:hAnsi="Times New Roman" w:cs="Times New Roman"/>
          <w:sz w:val="24"/>
          <w:szCs w:val="24"/>
        </w:rPr>
        <w:t xml:space="preserve"> </w:t>
      </w:r>
      <w:r w:rsidR="00B75E56">
        <w:rPr>
          <w:rFonts w:ascii="Times New Roman" w:hAnsi="Times New Roman" w:cs="Times New Roman"/>
          <w:sz w:val="24"/>
          <w:szCs w:val="24"/>
        </w:rPr>
        <w:t>and</w:t>
      </w:r>
      <w:r w:rsidRPr="00A737D0">
        <w:rPr>
          <w:rFonts w:ascii="Times New Roman" w:hAnsi="Times New Roman" w:cs="Times New Roman"/>
          <w:sz w:val="24"/>
          <w:szCs w:val="24"/>
        </w:rPr>
        <w:t xml:space="preserve"> Wildlife Service, Midwest Region, 5600 American Blvd W, Suite 990, Bloomington, M</w:t>
      </w:r>
      <w:r w:rsidR="00D43B34">
        <w:rPr>
          <w:rFonts w:ascii="Times New Roman" w:hAnsi="Times New Roman" w:cs="Times New Roman"/>
          <w:sz w:val="24"/>
          <w:szCs w:val="24"/>
        </w:rPr>
        <w:t>innesota</w:t>
      </w:r>
      <w:r w:rsidRPr="00A737D0">
        <w:rPr>
          <w:rFonts w:ascii="Times New Roman" w:hAnsi="Times New Roman" w:cs="Times New Roman"/>
          <w:sz w:val="24"/>
          <w:szCs w:val="24"/>
        </w:rPr>
        <w:t xml:space="preserve"> 55437-1458; Ryan_Drum@fws.gov</w:t>
      </w:r>
    </w:p>
    <w:p w14:paraId="5FD2B5A7" w14:textId="55467442" w:rsidR="00FC1E6E" w:rsidRPr="00A737D0" w:rsidRDefault="00FC1E6E" w:rsidP="00FC1E6E">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Darius Semmens, U.S. Geological Survey, Geosciences </w:t>
      </w:r>
      <w:r w:rsidR="00B75E56">
        <w:rPr>
          <w:rFonts w:ascii="Times New Roman" w:hAnsi="Times New Roman" w:cs="Times New Roman"/>
          <w:sz w:val="24"/>
          <w:szCs w:val="24"/>
        </w:rPr>
        <w:t>and</w:t>
      </w:r>
      <w:r w:rsidRPr="00A737D0">
        <w:rPr>
          <w:rFonts w:ascii="Times New Roman" w:hAnsi="Times New Roman" w:cs="Times New Roman"/>
          <w:sz w:val="24"/>
          <w:szCs w:val="24"/>
        </w:rPr>
        <w:t xml:space="preserve"> Environmental Change Science Center, P.O. Box 25046, MS-980, Denver, Colorado 80225-0046; dsemmens@usgs.gov</w:t>
      </w:r>
    </w:p>
    <w:p w14:paraId="7CC53FF4" w14:textId="390C1FDB" w:rsidR="00B47AE9" w:rsidRPr="00A737D0" w:rsidRDefault="00B47AE9" w:rsidP="00B47AE9">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Scott Black, </w:t>
      </w:r>
      <w:r w:rsidR="00BA0878">
        <w:rPr>
          <w:rFonts w:ascii="Times New Roman" w:hAnsi="Times New Roman" w:cs="Times New Roman"/>
          <w:sz w:val="24"/>
          <w:szCs w:val="24"/>
        </w:rPr>
        <w:t xml:space="preserve">The </w:t>
      </w:r>
      <w:r w:rsidRPr="00A737D0">
        <w:rPr>
          <w:rFonts w:ascii="Times New Roman" w:hAnsi="Times New Roman" w:cs="Times New Roman"/>
          <w:sz w:val="24"/>
          <w:szCs w:val="24"/>
        </w:rPr>
        <w:t>Xerces Society for Invertebrate Conservation, 628 NE Broadway, Suite 200, Portland, O</w:t>
      </w:r>
      <w:r w:rsidR="00D43B34">
        <w:rPr>
          <w:rFonts w:ascii="Times New Roman" w:hAnsi="Times New Roman" w:cs="Times New Roman"/>
          <w:sz w:val="24"/>
          <w:szCs w:val="24"/>
        </w:rPr>
        <w:t>regon</w:t>
      </w:r>
      <w:r w:rsidRPr="00A737D0">
        <w:rPr>
          <w:rFonts w:ascii="Times New Roman" w:hAnsi="Times New Roman" w:cs="Times New Roman"/>
          <w:sz w:val="24"/>
          <w:szCs w:val="24"/>
        </w:rPr>
        <w:t xml:space="preserve"> 97232; </w:t>
      </w:r>
      <w:r w:rsidR="00D61E43" w:rsidRPr="00A737D0">
        <w:rPr>
          <w:rFonts w:ascii="Times New Roman" w:hAnsi="Times New Roman" w:cs="Times New Roman"/>
          <w:sz w:val="24"/>
          <w:szCs w:val="24"/>
        </w:rPr>
        <w:t>sblack@xerces.org</w:t>
      </w:r>
    </w:p>
    <w:p w14:paraId="6D1FE188" w14:textId="3AE6EB04" w:rsidR="00B47AE9" w:rsidRPr="00A737D0" w:rsidRDefault="00B47AE9" w:rsidP="00B47AE9">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Iris Caldwell, Energy Resources Center, </w:t>
      </w:r>
      <w:r w:rsidRPr="002637C2">
        <w:rPr>
          <w:rFonts w:ascii="Times New Roman" w:hAnsi="Times New Roman" w:cs="Times New Roman"/>
          <w:noProof/>
          <w:sz w:val="24"/>
          <w:szCs w:val="24"/>
        </w:rPr>
        <w:t>University</w:t>
      </w:r>
      <w:r w:rsidRPr="00A737D0">
        <w:rPr>
          <w:rFonts w:ascii="Times New Roman" w:hAnsi="Times New Roman" w:cs="Times New Roman"/>
          <w:sz w:val="24"/>
          <w:szCs w:val="24"/>
        </w:rPr>
        <w:t xml:space="preserve"> of Illinois at Chicago, Chicago, Illinois,</w:t>
      </w:r>
      <w:r w:rsidR="00603886" w:rsidRPr="00A737D0">
        <w:rPr>
          <w:rFonts w:ascii="Times New Roman" w:hAnsi="Times New Roman" w:cs="Times New Roman"/>
          <w:sz w:val="24"/>
          <w:szCs w:val="24"/>
        </w:rPr>
        <w:t xml:space="preserve"> 60607</w:t>
      </w:r>
      <w:r w:rsidRPr="00A737D0">
        <w:rPr>
          <w:rFonts w:ascii="Times New Roman" w:hAnsi="Times New Roman" w:cs="Times New Roman"/>
          <w:sz w:val="24"/>
          <w:szCs w:val="24"/>
        </w:rPr>
        <w:t xml:space="preserve">; </w:t>
      </w:r>
      <w:r w:rsidR="00D61E43" w:rsidRPr="00A737D0">
        <w:rPr>
          <w:rFonts w:ascii="Times New Roman" w:hAnsi="Times New Roman" w:cs="Times New Roman"/>
          <w:sz w:val="24"/>
          <w:szCs w:val="24"/>
        </w:rPr>
        <w:t>iriscald@uic.edu</w:t>
      </w:r>
    </w:p>
    <w:p w14:paraId="63BFF7EF" w14:textId="59156234" w:rsidR="00B47AE9" w:rsidRPr="00A737D0" w:rsidRDefault="00B47AE9" w:rsidP="00A644BD">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Donita Cotter, </w:t>
      </w:r>
      <w:r w:rsidR="00F01989" w:rsidRPr="00A737D0">
        <w:rPr>
          <w:rFonts w:ascii="Times New Roman" w:hAnsi="Times New Roman" w:cs="Times New Roman"/>
          <w:sz w:val="24"/>
          <w:szCs w:val="24"/>
        </w:rPr>
        <w:t xml:space="preserve">U.S. </w:t>
      </w:r>
      <w:r w:rsidR="00F01989" w:rsidRPr="002637C2">
        <w:rPr>
          <w:rFonts w:ascii="Times New Roman" w:hAnsi="Times New Roman" w:cs="Times New Roman"/>
          <w:noProof/>
          <w:sz w:val="24"/>
          <w:szCs w:val="24"/>
        </w:rPr>
        <w:t>Fish</w:t>
      </w:r>
      <w:r w:rsidR="00F01989" w:rsidRPr="00A737D0">
        <w:rPr>
          <w:rFonts w:ascii="Times New Roman" w:hAnsi="Times New Roman" w:cs="Times New Roman"/>
          <w:sz w:val="24"/>
          <w:szCs w:val="24"/>
        </w:rPr>
        <w:t xml:space="preserve"> and Wildlife Service, </w:t>
      </w:r>
      <w:r w:rsidRPr="00A737D0">
        <w:rPr>
          <w:rFonts w:ascii="Times New Roman" w:hAnsi="Times New Roman" w:cs="Times New Roman"/>
          <w:sz w:val="24"/>
          <w:szCs w:val="24"/>
        </w:rPr>
        <w:t xml:space="preserve">National Wildlife Refuge System, Division of Natural Resources </w:t>
      </w:r>
      <w:r w:rsidR="00B75E56">
        <w:rPr>
          <w:rFonts w:ascii="Times New Roman" w:hAnsi="Times New Roman" w:cs="Times New Roman"/>
          <w:sz w:val="24"/>
          <w:szCs w:val="24"/>
        </w:rPr>
        <w:t>and</w:t>
      </w:r>
      <w:r w:rsidRPr="00A737D0">
        <w:rPr>
          <w:rFonts w:ascii="Times New Roman" w:hAnsi="Times New Roman" w:cs="Times New Roman"/>
          <w:sz w:val="24"/>
          <w:szCs w:val="24"/>
        </w:rPr>
        <w:t xml:space="preserve"> Conservation Planning, 5275 Leesburg Pike, MS: N</w:t>
      </w:r>
      <w:r w:rsidR="00A644BD" w:rsidRPr="00A737D0">
        <w:rPr>
          <w:rFonts w:ascii="Times New Roman" w:hAnsi="Times New Roman" w:cs="Times New Roman"/>
          <w:sz w:val="24"/>
          <w:szCs w:val="24"/>
        </w:rPr>
        <w:t xml:space="preserve">WRS, </w:t>
      </w:r>
      <w:r w:rsidRPr="00A737D0">
        <w:rPr>
          <w:rFonts w:ascii="Times New Roman" w:hAnsi="Times New Roman" w:cs="Times New Roman"/>
          <w:sz w:val="24"/>
          <w:szCs w:val="24"/>
        </w:rPr>
        <w:t>Falls</w:t>
      </w:r>
      <w:r w:rsidR="00A644BD" w:rsidRPr="00A737D0">
        <w:rPr>
          <w:rFonts w:ascii="Times New Roman" w:hAnsi="Times New Roman" w:cs="Times New Roman"/>
          <w:sz w:val="24"/>
          <w:szCs w:val="24"/>
        </w:rPr>
        <w:t xml:space="preserve"> Church, </w:t>
      </w:r>
      <w:r w:rsidR="00F01989" w:rsidRPr="00A737D0">
        <w:rPr>
          <w:rFonts w:ascii="Times New Roman" w:hAnsi="Times New Roman" w:cs="Times New Roman"/>
          <w:sz w:val="24"/>
          <w:szCs w:val="24"/>
        </w:rPr>
        <w:t xml:space="preserve">Virginia </w:t>
      </w:r>
      <w:r w:rsidR="00A644BD" w:rsidRPr="00A737D0">
        <w:rPr>
          <w:rFonts w:ascii="Times New Roman" w:hAnsi="Times New Roman" w:cs="Times New Roman"/>
          <w:sz w:val="24"/>
          <w:szCs w:val="24"/>
        </w:rPr>
        <w:t xml:space="preserve">22041-3803; </w:t>
      </w:r>
      <w:r w:rsidR="00D61E43" w:rsidRPr="00A737D0">
        <w:rPr>
          <w:rFonts w:ascii="Times New Roman" w:hAnsi="Times New Roman" w:cs="Times New Roman"/>
          <w:sz w:val="24"/>
          <w:szCs w:val="24"/>
        </w:rPr>
        <w:t>Donita_Cotter@fws.gov</w:t>
      </w:r>
    </w:p>
    <w:p w14:paraId="3604931E" w14:textId="7EEE4C80" w:rsidR="00A644BD" w:rsidRPr="00A737D0" w:rsidRDefault="00A644BD" w:rsidP="00A644BD">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Pauline Drobney, </w:t>
      </w:r>
      <w:r w:rsidR="00F01989" w:rsidRPr="00A737D0">
        <w:rPr>
          <w:rFonts w:ascii="Times New Roman" w:hAnsi="Times New Roman" w:cs="Times New Roman"/>
          <w:sz w:val="24"/>
          <w:szCs w:val="24"/>
        </w:rPr>
        <w:t xml:space="preserve">U.S. Fish and Wildlife Service, </w:t>
      </w:r>
      <w:r w:rsidRPr="00A737D0">
        <w:rPr>
          <w:rFonts w:ascii="Times New Roman" w:hAnsi="Times New Roman" w:cs="Times New Roman"/>
          <w:sz w:val="24"/>
          <w:szCs w:val="24"/>
        </w:rPr>
        <w:t xml:space="preserve">R3 Division of Biological Resources, Neal Smith National Wildlife Refuge, PO Box 399, 9981 Pacific Ave., </w:t>
      </w:r>
      <w:r w:rsidR="00603886" w:rsidRPr="00A737D0">
        <w:rPr>
          <w:rFonts w:ascii="Times New Roman" w:hAnsi="Times New Roman" w:cs="Times New Roman"/>
          <w:sz w:val="24"/>
          <w:szCs w:val="24"/>
        </w:rPr>
        <w:t>Prairie City, Iowa</w:t>
      </w:r>
      <w:r w:rsidRPr="00A737D0">
        <w:rPr>
          <w:rFonts w:ascii="Times New Roman" w:hAnsi="Times New Roman" w:cs="Times New Roman"/>
          <w:sz w:val="24"/>
          <w:szCs w:val="24"/>
        </w:rPr>
        <w:t xml:space="preserve"> 50228; </w:t>
      </w:r>
      <w:r w:rsidR="00D61E43" w:rsidRPr="00A737D0">
        <w:rPr>
          <w:rFonts w:ascii="Times New Roman" w:hAnsi="Times New Roman" w:cs="Times New Roman"/>
          <w:sz w:val="24"/>
          <w:szCs w:val="24"/>
        </w:rPr>
        <w:t>Pauline_Drobney@fws.gov</w:t>
      </w:r>
    </w:p>
    <w:p w14:paraId="775531C5" w14:textId="72C2694B" w:rsidR="00A644BD" w:rsidRPr="00A737D0" w:rsidRDefault="00A644BD" w:rsidP="00A644BD">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Laura L. Jackson, University of Northern Iowa, Tallgrass Prairie Center, Cedar Falls, Iowa 50614; </w:t>
      </w:r>
      <w:r w:rsidR="00D61E43" w:rsidRPr="00A737D0">
        <w:rPr>
          <w:rFonts w:ascii="Times New Roman" w:hAnsi="Times New Roman" w:cs="Times New Roman"/>
          <w:sz w:val="24"/>
          <w:szCs w:val="24"/>
        </w:rPr>
        <w:t>laura.l.jackson@uni.edu</w:t>
      </w:r>
    </w:p>
    <w:p w14:paraId="1A8370FF" w14:textId="5E223C03" w:rsidR="00A644BD" w:rsidRPr="00A737D0" w:rsidRDefault="00A644BD" w:rsidP="00A644BD">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 Michael Gale, </w:t>
      </w:r>
      <w:r w:rsidR="00F01989" w:rsidRPr="00A737D0">
        <w:rPr>
          <w:rFonts w:ascii="Times New Roman" w:hAnsi="Times New Roman" w:cs="Times New Roman"/>
          <w:sz w:val="24"/>
          <w:szCs w:val="24"/>
        </w:rPr>
        <w:t xml:space="preserve">U.S. </w:t>
      </w:r>
      <w:r w:rsidR="00A64FFE" w:rsidRPr="00A737D0">
        <w:rPr>
          <w:rFonts w:ascii="Times New Roman" w:hAnsi="Times New Roman" w:cs="Times New Roman"/>
          <w:sz w:val="24"/>
          <w:szCs w:val="24"/>
        </w:rPr>
        <w:t>Fish and Wildlife Service,</w:t>
      </w:r>
      <w:r w:rsidR="00F01989" w:rsidRPr="00A737D0">
        <w:rPr>
          <w:rFonts w:ascii="Times New Roman" w:hAnsi="Times New Roman" w:cs="Times New Roman"/>
          <w:sz w:val="24"/>
          <w:szCs w:val="24"/>
        </w:rPr>
        <w:t xml:space="preserve"> </w:t>
      </w:r>
      <w:r w:rsidRPr="00A737D0">
        <w:rPr>
          <w:rFonts w:ascii="Times New Roman" w:hAnsi="Times New Roman" w:cs="Times New Roman"/>
          <w:sz w:val="24"/>
          <w:szCs w:val="24"/>
        </w:rPr>
        <w:t xml:space="preserve">Falls Church, </w:t>
      </w:r>
      <w:r w:rsidR="00F01989" w:rsidRPr="00A737D0">
        <w:rPr>
          <w:rFonts w:ascii="Times New Roman" w:hAnsi="Times New Roman" w:cs="Times New Roman"/>
          <w:sz w:val="24"/>
          <w:szCs w:val="24"/>
        </w:rPr>
        <w:t xml:space="preserve">Virginia </w:t>
      </w:r>
      <w:r w:rsidRPr="00A737D0">
        <w:rPr>
          <w:rFonts w:ascii="Times New Roman" w:hAnsi="Times New Roman" w:cs="Times New Roman"/>
          <w:sz w:val="24"/>
          <w:szCs w:val="24"/>
        </w:rPr>
        <w:t>22041-3803; Michael_Gale@fws.gov</w:t>
      </w:r>
    </w:p>
    <w:p w14:paraId="781D85F6" w14:textId="5E2BC5B8" w:rsidR="00A644BD" w:rsidRPr="00A737D0" w:rsidRDefault="00A644BD" w:rsidP="00F01989">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Doug Helmers, </w:t>
      </w:r>
      <w:r w:rsidR="00F01989" w:rsidRPr="00A737D0">
        <w:rPr>
          <w:rFonts w:ascii="Times New Roman" w:hAnsi="Times New Roman" w:cs="Times New Roman"/>
          <w:sz w:val="24"/>
          <w:szCs w:val="24"/>
        </w:rPr>
        <w:t xml:space="preserve">U.S. </w:t>
      </w:r>
      <w:r w:rsidR="00F01989" w:rsidRPr="002637C2">
        <w:rPr>
          <w:rFonts w:ascii="Times New Roman" w:hAnsi="Times New Roman" w:cs="Times New Roman"/>
          <w:noProof/>
          <w:sz w:val="24"/>
          <w:szCs w:val="24"/>
        </w:rPr>
        <w:t>Fish</w:t>
      </w:r>
      <w:r w:rsidR="00F01989" w:rsidRPr="00A737D0">
        <w:rPr>
          <w:rFonts w:ascii="Times New Roman" w:hAnsi="Times New Roman" w:cs="Times New Roman"/>
          <w:sz w:val="24"/>
          <w:szCs w:val="24"/>
        </w:rPr>
        <w:t xml:space="preserve"> and Wildlife Service, Iowa Private Lands Office, PO Box 399, 9981 Pacific Street, Prairie City, Iowa 50228; Doug_Helmers@fws.gov</w:t>
      </w:r>
    </w:p>
    <w:p w14:paraId="1A04827E" w14:textId="75FD5F14" w:rsidR="004E4E64" w:rsidRPr="00A737D0" w:rsidRDefault="00A644BD" w:rsidP="004E4E64">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lastRenderedPageBreak/>
        <w:t>Steve Hilburger,</w:t>
      </w:r>
      <w:r w:rsidR="00F01989" w:rsidRPr="00A737D0">
        <w:rPr>
          <w:rFonts w:ascii="Times New Roman" w:hAnsi="Times New Roman" w:cs="Times New Roman"/>
          <w:sz w:val="24"/>
          <w:szCs w:val="24"/>
        </w:rPr>
        <w:t xml:space="preserve"> U.S. Geological Survey, Ecosystems Mission Area, 12201 Sunrise Valley Dr</w:t>
      </w:r>
      <w:r w:rsidR="00603886" w:rsidRPr="00A737D0">
        <w:rPr>
          <w:rFonts w:ascii="Times New Roman" w:hAnsi="Times New Roman" w:cs="Times New Roman"/>
          <w:sz w:val="24"/>
          <w:szCs w:val="24"/>
        </w:rPr>
        <w:t>.,</w:t>
      </w:r>
      <w:r w:rsidR="00F01989" w:rsidRPr="00A737D0">
        <w:rPr>
          <w:rFonts w:ascii="Times New Roman" w:hAnsi="Times New Roman" w:cs="Times New Roman"/>
          <w:sz w:val="24"/>
          <w:szCs w:val="24"/>
        </w:rPr>
        <w:t xml:space="preserve"> </w:t>
      </w:r>
      <w:r w:rsidR="00D43B34">
        <w:rPr>
          <w:rFonts w:ascii="Times New Roman" w:hAnsi="Times New Roman" w:cs="Times New Roman"/>
          <w:sz w:val="24"/>
          <w:szCs w:val="24"/>
        </w:rPr>
        <w:t xml:space="preserve">Mail Stop </w:t>
      </w:r>
      <w:del w:id="1" w:author="Hilburger, Steven B." w:date="2017-01-31T10:31:00Z">
        <w:r w:rsidR="00F01989" w:rsidRPr="00A737D0" w:rsidDel="00404B9F">
          <w:rPr>
            <w:rFonts w:ascii="Times New Roman" w:hAnsi="Times New Roman" w:cs="Times New Roman"/>
            <w:sz w:val="24"/>
            <w:szCs w:val="24"/>
          </w:rPr>
          <w:delText>301</w:delText>
        </w:r>
      </w:del>
      <w:ins w:id="2" w:author="Hilburger, Steven B." w:date="2017-01-31T10:31:00Z">
        <w:r w:rsidR="00404B9F" w:rsidRPr="00A737D0">
          <w:rPr>
            <w:rFonts w:ascii="Times New Roman" w:hAnsi="Times New Roman" w:cs="Times New Roman"/>
            <w:sz w:val="24"/>
            <w:szCs w:val="24"/>
          </w:rPr>
          <w:t>30</w:t>
        </w:r>
        <w:r w:rsidR="00404B9F">
          <w:rPr>
            <w:rFonts w:ascii="Times New Roman" w:hAnsi="Times New Roman" w:cs="Times New Roman"/>
            <w:sz w:val="24"/>
            <w:szCs w:val="24"/>
          </w:rPr>
          <w:t>0</w:t>
        </w:r>
      </w:ins>
      <w:r w:rsidR="00D43B34">
        <w:rPr>
          <w:rFonts w:ascii="Times New Roman" w:hAnsi="Times New Roman" w:cs="Times New Roman"/>
          <w:sz w:val="24"/>
          <w:szCs w:val="24"/>
        </w:rPr>
        <w:t>,</w:t>
      </w:r>
      <w:r w:rsidR="00F01989" w:rsidRPr="00A737D0">
        <w:rPr>
          <w:rFonts w:ascii="Times New Roman" w:hAnsi="Times New Roman" w:cs="Times New Roman"/>
          <w:sz w:val="24"/>
          <w:szCs w:val="24"/>
        </w:rPr>
        <w:t xml:space="preserve"> Reston</w:t>
      </w:r>
      <w:r w:rsidR="00D43B34">
        <w:rPr>
          <w:rFonts w:ascii="Times New Roman" w:hAnsi="Times New Roman" w:cs="Times New Roman"/>
          <w:sz w:val="24"/>
          <w:szCs w:val="24"/>
        </w:rPr>
        <w:t>,</w:t>
      </w:r>
      <w:r w:rsidR="00F01989" w:rsidRPr="00A737D0">
        <w:rPr>
          <w:rFonts w:ascii="Times New Roman" w:hAnsi="Times New Roman" w:cs="Times New Roman"/>
          <w:sz w:val="24"/>
          <w:szCs w:val="24"/>
        </w:rPr>
        <w:t xml:space="preserve"> Virginia 20192; </w:t>
      </w:r>
      <w:r w:rsidR="00D61E43" w:rsidRPr="00A737D0">
        <w:rPr>
          <w:rFonts w:ascii="Times New Roman" w:hAnsi="Times New Roman" w:cs="Times New Roman"/>
          <w:sz w:val="24"/>
          <w:szCs w:val="24"/>
        </w:rPr>
        <w:t>shilburger@usgs.gov</w:t>
      </w:r>
    </w:p>
    <w:p w14:paraId="10F34BA7" w14:textId="1FBA827F" w:rsidR="00A644BD" w:rsidRPr="00A737D0" w:rsidRDefault="00A644BD" w:rsidP="004E4E64">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Elizabeth Howard, </w:t>
      </w:r>
      <w:r w:rsidR="00F01989" w:rsidRPr="00A737D0">
        <w:rPr>
          <w:rFonts w:ascii="Times New Roman" w:hAnsi="Times New Roman" w:cs="Times New Roman"/>
          <w:sz w:val="24"/>
          <w:szCs w:val="24"/>
        </w:rPr>
        <w:t>Journey North,</w:t>
      </w:r>
      <w:r w:rsidR="00603886" w:rsidRPr="00A737D0">
        <w:rPr>
          <w:rFonts w:ascii="Times New Roman" w:hAnsi="Times New Roman" w:cs="Times New Roman"/>
          <w:sz w:val="24"/>
          <w:szCs w:val="24"/>
        </w:rPr>
        <w:t xml:space="preserve"> 19130 Highland Ave., Wayzata, M</w:t>
      </w:r>
      <w:r w:rsidR="00D43B34">
        <w:rPr>
          <w:rFonts w:ascii="Times New Roman" w:hAnsi="Times New Roman" w:cs="Times New Roman"/>
          <w:sz w:val="24"/>
          <w:szCs w:val="24"/>
        </w:rPr>
        <w:t>innesota</w:t>
      </w:r>
      <w:r w:rsidR="00603886" w:rsidRPr="00A737D0">
        <w:rPr>
          <w:rFonts w:ascii="Times New Roman" w:hAnsi="Times New Roman" w:cs="Times New Roman"/>
          <w:sz w:val="24"/>
          <w:szCs w:val="24"/>
        </w:rPr>
        <w:t xml:space="preserve"> 55391</w:t>
      </w:r>
      <w:r w:rsidR="00F01989" w:rsidRPr="00A737D0">
        <w:rPr>
          <w:rFonts w:ascii="Times New Roman" w:hAnsi="Times New Roman" w:cs="Times New Roman"/>
          <w:sz w:val="24"/>
          <w:szCs w:val="24"/>
        </w:rPr>
        <w:t>; ehoward@journeynorth.org</w:t>
      </w:r>
    </w:p>
    <w:p w14:paraId="772ED66D" w14:textId="4D462FFA" w:rsidR="00A644BD" w:rsidRPr="00A737D0" w:rsidRDefault="00A644BD" w:rsidP="004E4E64">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Karen Oberhauser, </w:t>
      </w:r>
      <w:r w:rsidR="00F01989" w:rsidRPr="00A737D0">
        <w:rPr>
          <w:rFonts w:ascii="Times New Roman" w:hAnsi="Times New Roman" w:cs="Times New Roman"/>
          <w:sz w:val="24"/>
          <w:szCs w:val="24"/>
        </w:rPr>
        <w:t xml:space="preserve">University of Minnesota, </w:t>
      </w:r>
      <w:r w:rsidR="004E4E64" w:rsidRPr="00A737D0">
        <w:rPr>
          <w:rFonts w:ascii="Times New Roman" w:hAnsi="Times New Roman" w:cs="Times New Roman"/>
          <w:sz w:val="24"/>
          <w:szCs w:val="24"/>
        </w:rPr>
        <w:t xml:space="preserve">Department of Fisheries, Wildlife and Conservation Biology, </w:t>
      </w:r>
      <w:r w:rsidR="00F01989" w:rsidRPr="00A737D0">
        <w:rPr>
          <w:rFonts w:ascii="Times New Roman" w:hAnsi="Times New Roman" w:cs="Times New Roman"/>
          <w:sz w:val="24"/>
          <w:szCs w:val="24"/>
        </w:rPr>
        <w:t>135 Skok Hall, 2003 Upper Buford Circle</w:t>
      </w:r>
      <w:r w:rsidR="004E4E64" w:rsidRPr="00A737D0">
        <w:rPr>
          <w:rFonts w:ascii="Times New Roman" w:hAnsi="Times New Roman" w:cs="Times New Roman"/>
          <w:sz w:val="24"/>
          <w:szCs w:val="24"/>
        </w:rPr>
        <w:t xml:space="preserve">, </w:t>
      </w:r>
      <w:r w:rsidR="00F01989" w:rsidRPr="00A737D0">
        <w:rPr>
          <w:rFonts w:ascii="Times New Roman" w:hAnsi="Times New Roman" w:cs="Times New Roman"/>
          <w:sz w:val="24"/>
          <w:szCs w:val="24"/>
        </w:rPr>
        <w:t>St. Paul, Minnesota 55108; oberh001@umn.edu</w:t>
      </w:r>
    </w:p>
    <w:p w14:paraId="202FDCEA" w14:textId="759CB600" w:rsidR="00A644BD" w:rsidRPr="00A737D0" w:rsidRDefault="00A644BD" w:rsidP="004E4E64">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John Pleasants,</w:t>
      </w:r>
      <w:r w:rsidR="004E4E64" w:rsidRPr="00A737D0">
        <w:rPr>
          <w:rFonts w:ascii="Times New Roman" w:hAnsi="Times New Roman" w:cs="Times New Roman"/>
          <w:sz w:val="24"/>
          <w:szCs w:val="24"/>
        </w:rPr>
        <w:t xml:space="preserve"> Iowa State University, Department of Ecology, Evolution, and Organismal Biology, Ames, Iowa 50014; jpleasan@iastate.edu</w:t>
      </w:r>
    </w:p>
    <w:p w14:paraId="109E1491" w14:textId="6A2C341A" w:rsidR="002E3002" w:rsidRDefault="002E3002" w:rsidP="002E300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Brice X. Semmens, University of California, San Diego, Scripps Institution of Oceanography, 9500 Gilman Drive, La Jolla</w:t>
      </w:r>
      <w:r w:rsidR="00D84960">
        <w:rPr>
          <w:rFonts w:ascii="Times New Roman" w:hAnsi="Times New Roman" w:cs="Times New Roman"/>
          <w:sz w:val="24"/>
          <w:szCs w:val="24"/>
        </w:rPr>
        <w:t>,</w:t>
      </w:r>
      <w:r w:rsidRPr="00A737D0">
        <w:rPr>
          <w:rFonts w:ascii="Times New Roman" w:hAnsi="Times New Roman" w:cs="Times New Roman"/>
          <w:sz w:val="24"/>
          <w:szCs w:val="24"/>
        </w:rPr>
        <w:t xml:space="preserve"> C</w:t>
      </w:r>
      <w:r w:rsidR="00D43B34">
        <w:rPr>
          <w:rFonts w:ascii="Times New Roman" w:hAnsi="Times New Roman" w:cs="Times New Roman"/>
          <w:sz w:val="24"/>
          <w:szCs w:val="24"/>
        </w:rPr>
        <w:t>alifornia</w:t>
      </w:r>
      <w:r w:rsidRPr="00A737D0">
        <w:rPr>
          <w:rFonts w:ascii="Times New Roman" w:hAnsi="Times New Roman" w:cs="Times New Roman"/>
          <w:sz w:val="24"/>
          <w:szCs w:val="24"/>
        </w:rPr>
        <w:t>, 92093-0202; semmens@ucsd.edu</w:t>
      </w:r>
    </w:p>
    <w:p w14:paraId="55F54427" w14:textId="4BF00E5E" w:rsidR="00A644BD" w:rsidRPr="00A737D0" w:rsidRDefault="00A644BD" w:rsidP="004E4E64">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Orley Taylor, </w:t>
      </w:r>
      <w:r w:rsidR="004E4E64" w:rsidRPr="00A737D0">
        <w:rPr>
          <w:rFonts w:ascii="Times New Roman" w:hAnsi="Times New Roman" w:cs="Times New Roman"/>
          <w:sz w:val="24"/>
          <w:szCs w:val="24"/>
        </w:rPr>
        <w:t xml:space="preserve">University of Kansas, Department of </w:t>
      </w:r>
      <w:r w:rsidR="00A1209B" w:rsidRPr="00A737D0">
        <w:rPr>
          <w:rFonts w:ascii="Times New Roman" w:hAnsi="Times New Roman" w:cs="Times New Roman"/>
          <w:sz w:val="24"/>
          <w:szCs w:val="24"/>
        </w:rPr>
        <w:t xml:space="preserve">Ecology and Evolutionary </w:t>
      </w:r>
      <w:r w:rsidR="004E4E64" w:rsidRPr="00A737D0">
        <w:rPr>
          <w:rFonts w:ascii="Times New Roman" w:hAnsi="Times New Roman" w:cs="Times New Roman"/>
          <w:sz w:val="24"/>
          <w:szCs w:val="24"/>
        </w:rPr>
        <w:t>Biology, 7005 Haworth Hall, 1200 Sunnyside Avenue, Lawrence, K</w:t>
      </w:r>
      <w:r w:rsidR="00D43B34">
        <w:rPr>
          <w:rFonts w:ascii="Times New Roman" w:hAnsi="Times New Roman" w:cs="Times New Roman"/>
          <w:sz w:val="24"/>
          <w:szCs w:val="24"/>
        </w:rPr>
        <w:t>ansas</w:t>
      </w:r>
      <w:r w:rsidR="004E4E64" w:rsidRPr="00A737D0">
        <w:rPr>
          <w:rFonts w:ascii="Times New Roman" w:hAnsi="Times New Roman" w:cs="Times New Roman"/>
          <w:sz w:val="24"/>
          <w:szCs w:val="24"/>
        </w:rPr>
        <w:t xml:space="preserve"> 66045-7534; chip@ku.edu</w:t>
      </w:r>
    </w:p>
    <w:p w14:paraId="03F60D4F" w14:textId="31F3D7A3" w:rsidR="00A644BD" w:rsidRPr="00A737D0" w:rsidRDefault="00A644BD" w:rsidP="004E4E64">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Patrick Ward, </w:t>
      </w:r>
      <w:r w:rsidR="004E4E64" w:rsidRPr="00A737D0">
        <w:rPr>
          <w:rFonts w:ascii="Times New Roman" w:hAnsi="Times New Roman" w:cs="Times New Roman"/>
          <w:sz w:val="24"/>
          <w:szCs w:val="24"/>
        </w:rPr>
        <w:t xml:space="preserve">U.S. </w:t>
      </w:r>
      <w:r w:rsidR="004E4E64" w:rsidRPr="002637C2">
        <w:rPr>
          <w:rFonts w:ascii="Times New Roman" w:hAnsi="Times New Roman" w:cs="Times New Roman"/>
          <w:noProof/>
          <w:sz w:val="24"/>
          <w:szCs w:val="24"/>
        </w:rPr>
        <w:t>Fish</w:t>
      </w:r>
      <w:r w:rsidR="004E4E64" w:rsidRPr="00A737D0">
        <w:rPr>
          <w:rFonts w:ascii="Times New Roman" w:hAnsi="Times New Roman" w:cs="Times New Roman"/>
          <w:sz w:val="24"/>
          <w:szCs w:val="24"/>
        </w:rPr>
        <w:t xml:space="preserve"> and Wildlife Service, Inventory and Monitoring, National Wildlife Refuge System, 1201 Oakridge Dr. Suite 320, Fort Collins, Colorado 80525; Patrick_Ward@fws.gov</w:t>
      </w:r>
    </w:p>
    <w:p w14:paraId="0CC49839" w14:textId="5F6B8C55" w:rsidR="00A644BD" w:rsidRPr="00A737D0" w:rsidRDefault="00A644BD" w:rsidP="004E4E64">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Jake </w:t>
      </w:r>
      <w:r w:rsidR="0069725D">
        <w:rPr>
          <w:rFonts w:ascii="Times New Roman" w:hAnsi="Times New Roman" w:cs="Times New Roman"/>
          <w:sz w:val="24"/>
          <w:szCs w:val="24"/>
        </w:rPr>
        <w:t xml:space="preserve">F. </w:t>
      </w:r>
      <w:r w:rsidRPr="00A737D0">
        <w:rPr>
          <w:rFonts w:ascii="Times New Roman" w:hAnsi="Times New Roman" w:cs="Times New Roman"/>
          <w:sz w:val="24"/>
          <w:szCs w:val="24"/>
        </w:rPr>
        <w:t xml:space="preserve">Weltzin, </w:t>
      </w:r>
      <w:r w:rsidR="004E4E64" w:rsidRPr="00A737D0">
        <w:rPr>
          <w:rFonts w:ascii="Times New Roman" w:hAnsi="Times New Roman" w:cs="Times New Roman"/>
          <w:sz w:val="24"/>
          <w:szCs w:val="24"/>
        </w:rPr>
        <w:t xml:space="preserve">U.S. Geological Survey, </w:t>
      </w:r>
      <w:r w:rsidR="004E4E64" w:rsidRPr="002637C2">
        <w:rPr>
          <w:rFonts w:ascii="Times New Roman" w:hAnsi="Times New Roman" w:cs="Times New Roman"/>
          <w:noProof/>
          <w:sz w:val="24"/>
          <w:szCs w:val="24"/>
        </w:rPr>
        <w:t>Status</w:t>
      </w:r>
      <w:r w:rsidR="004E4E64" w:rsidRPr="00A737D0">
        <w:rPr>
          <w:rFonts w:ascii="Times New Roman" w:hAnsi="Times New Roman" w:cs="Times New Roman"/>
          <w:sz w:val="24"/>
          <w:szCs w:val="24"/>
        </w:rPr>
        <w:t xml:space="preserve"> </w:t>
      </w:r>
      <w:r w:rsidR="00B75E56">
        <w:rPr>
          <w:rFonts w:ascii="Times New Roman" w:hAnsi="Times New Roman" w:cs="Times New Roman"/>
          <w:sz w:val="24"/>
          <w:szCs w:val="24"/>
        </w:rPr>
        <w:t>and</w:t>
      </w:r>
      <w:r w:rsidR="004E4E64" w:rsidRPr="00A737D0">
        <w:rPr>
          <w:rFonts w:ascii="Times New Roman" w:hAnsi="Times New Roman" w:cs="Times New Roman"/>
          <w:sz w:val="24"/>
          <w:szCs w:val="24"/>
        </w:rPr>
        <w:t xml:space="preserve"> Trends Program and USA National Phenology Network, USA-NPN National Coordinating Office, 1311 East 4th Street, Tucson, Arizona 85721; jweltzin@usgs.gov</w:t>
      </w:r>
    </w:p>
    <w:p w14:paraId="0CBE8433" w14:textId="1F448685" w:rsidR="00A644BD" w:rsidRPr="00A737D0" w:rsidRDefault="00A644BD" w:rsidP="00780EE5">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Ruscena Wiederholt</w:t>
      </w:r>
      <w:r w:rsidR="00603886" w:rsidRPr="00A737D0">
        <w:rPr>
          <w:rFonts w:ascii="Times New Roman" w:hAnsi="Times New Roman" w:cs="Times New Roman"/>
          <w:sz w:val="24"/>
          <w:szCs w:val="24"/>
        </w:rPr>
        <w:t xml:space="preserve">, </w:t>
      </w:r>
      <w:r w:rsidR="0050694D" w:rsidRPr="00A737D0">
        <w:rPr>
          <w:rFonts w:ascii="Times New Roman" w:hAnsi="Times New Roman" w:cs="Times New Roman"/>
          <w:sz w:val="24"/>
          <w:szCs w:val="24"/>
        </w:rPr>
        <w:t>School of Natural Resources and the Environment</w:t>
      </w:r>
      <w:r w:rsidR="00780EE5" w:rsidRPr="00A737D0">
        <w:rPr>
          <w:rFonts w:ascii="Times New Roman" w:hAnsi="Times New Roman" w:cs="Times New Roman"/>
          <w:sz w:val="24"/>
          <w:szCs w:val="24"/>
        </w:rPr>
        <w:t xml:space="preserve">, </w:t>
      </w:r>
      <w:r w:rsidR="0050694D" w:rsidRPr="00A737D0">
        <w:rPr>
          <w:rFonts w:ascii="Times New Roman" w:hAnsi="Times New Roman" w:cs="Times New Roman"/>
          <w:sz w:val="24"/>
          <w:szCs w:val="24"/>
        </w:rPr>
        <w:t xml:space="preserve">University of Arizona, Tucson, Arizona, </w:t>
      </w:r>
      <w:r w:rsidR="00603886" w:rsidRPr="00A737D0">
        <w:rPr>
          <w:rFonts w:ascii="Times New Roman" w:hAnsi="Times New Roman" w:cs="Times New Roman"/>
          <w:sz w:val="24"/>
          <w:szCs w:val="24"/>
        </w:rPr>
        <w:t>85721</w:t>
      </w:r>
      <w:r w:rsidR="0050694D" w:rsidRPr="00A737D0">
        <w:rPr>
          <w:rFonts w:ascii="Times New Roman" w:hAnsi="Times New Roman" w:cs="Times New Roman"/>
          <w:sz w:val="24"/>
          <w:szCs w:val="24"/>
        </w:rPr>
        <w:t>; rwiederholt@email.arizona.edu</w:t>
      </w:r>
    </w:p>
    <w:p w14:paraId="3CAF3941" w14:textId="77777777" w:rsidR="00A644BD" w:rsidRDefault="00A644BD" w:rsidP="00A644BD">
      <w:pPr>
        <w:spacing w:line="480" w:lineRule="auto"/>
        <w:ind w:left="360" w:hanging="360"/>
        <w:rPr>
          <w:rFonts w:ascii="Times New Roman" w:hAnsi="Times New Roman" w:cs="Times New Roman"/>
          <w:sz w:val="24"/>
          <w:szCs w:val="24"/>
        </w:rPr>
      </w:pPr>
    </w:p>
    <w:p w14:paraId="143B28B7" w14:textId="77777777" w:rsidR="00D41C94" w:rsidRDefault="00D41C94" w:rsidP="00A644BD">
      <w:pPr>
        <w:spacing w:line="480" w:lineRule="auto"/>
        <w:ind w:left="360" w:hanging="360"/>
        <w:rPr>
          <w:rFonts w:ascii="Times New Roman" w:hAnsi="Times New Roman" w:cs="Times New Roman"/>
          <w:sz w:val="24"/>
          <w:szCs w:val="24"/>
        </w:rPr>
      </w:pPr>
    </w:p>
    <w:p w14:paraId="3C95BF09" w14:textId="29D7B390" w:rsidR="00D41C94" w:rsidRDefault="00D41C94" w:rsidP="00A644BD">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Type of article: Letter</w:t>
      </w:r>
    </w:p>
    <w:p w14:paraId="531069D6" w14:textId="07619F08" w:rsidR="00D41C94" w:rsidRDefault="00D41C94" w:rsidP="00A644BD">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Number of Words in the Abstract:</w:t>
      </w:r>
      <w:r w:rsidR="00665DB0">
        <w:rPr>
          <w:rFonts w:ascii="Times New Roman" w:hAnsi="Times New Roman" w:cs="Times New Roman"/>
          <w:sz w:val="24"/>
          <w:szCs w:val="24"/>
        </w:rPr>
        <w:t xml:space="preserve"> </w:t>
      </w:r>
      <w:r w:rsidR="00AD702B">
        <w:rPr>
          <w:rFonts w:ascii="Times New Roman" w:hAnsi="Times New Roman" w:cs="Times New Roman"/>
          <w:sz w:val="24"/>
          <w:szCs w:val="24"/>
        </w:rPr>
        <w:t>275</w:t>
      </w:r>
    </w:p>
    <w:p w14:paraId="07679BD3" w14:textId="0D93F71F" w:rsidR="00D41C94" w:rsidRDefault="00D41C94" w:rsidP="00A644BD">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Number of Words Total:</w:t>
      </w:r>
      <w:r w:rsidR="00B84BFE">
        <w:rPr>
          <w:rFonts w:ascii="Times New Roman" w:hAnsi="Times New Roman" w:cs="Times New Roman"/>
          <w:sz w:val="24"/>
          <w:szCs w:val="24"/>
        </w:rPr>
        <w:t xml:space="preserve"> </w:t>
      </w:r>
      <w:r w:rsidR="000F1F9B">
        <w:rPr>
          <w:rFonts w:ascii="Times New Roman" w:hAnsi="Times New Roman" w:cs="Times New Roman"/>
          <w:sz w:val="24"/>
          <w:szCs w:val="24"/>
        </w:rPr>
        <w:t>3997</w:t>
      </w:r>
    </w:p>
    <w:p w14:paraId="7FA3D1BA" w14:textId="3C555403" w:rsidR="00D41C94" w:rsidRDefault="00D41C94" w:rsidP="00A644BD">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Number of References:</w:t>
      </w:r>
      <w:r w:rsidR="007D58DD">
        <w:rPr>
          <w:rFonts w:ascii="Times New Roman" w:hAnsi="Times New Roman" w:cs="Times New Roman"/>
          <w:sz w:val="24"/>
          <w:szCs w:val="24"/>
        </w:rPr>
        <w:t xml:space="preserve"> </w:t>
      </w:r>
      <w:r w:rsidR="006E073D">
        <w:rPr>
          <w:rFonts w:ascii="Times New Roman" w:hAnsi="Times New Roman" w:cs="Times New Roman"/>
          <w:sz w:val="24"/>
          <w:szCs w:val="24"/>
        </w:rPr>
        <w:t>4</w:t>
      </w:r>
      <w:r w:rsidR="00F71E0E">
        <w:rPr>
          <w:rFonts w:ascii="Times New Roman" w:hAnsi="Times New Roman" w:cs="Times New Roman"/>
          <w:sz w:val="24"/>
          <w:szCs w:val="24"/>
        </w:rPr>
        <w:t>8</w:t>
      </w:r>
    </w:p>
    <w:p w14:paraId="2300CE8E" w14:textId="0ADA6347" w:rsidR="00D41C94" w:rsidRDefault="00D41C94" w:rsidP="00A644BD">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Number of Figures:</w:t>
      </w:r>
      <w:r w:rsidR="007F6D49">
        <w:rPr>
          <w:rFonts w:ascii="Times New Roman" w:hAnsi="Times New Roman" w:cs="Times New Roman"/>
          <w:sz w:val="24"/>
          <w:szCs w:val="24"/>
        </w:rPr>
        <w:t xml:space="preserve"> </w:t>
      </w:r>
      <w:r w:rsidR="00B84BFE">
        <w:rPr>
          <w:rFonts w:ascii="Times New Roman" w:hAnsi="Times New Roman" w:cs="Times New Roman"/>
          <w:sz w:val="24"/>
          <w:szCs w:val="24"/>
        </w:rPr>
        <w:t>4</w:t>
      </w:r>
    </w:p>
    <w:p w14:paraId="4CBC46CC" w14:textId="4E566A2B" w:rsidR="00D41C94" w:rsidRDefault="00D41C94" w:rsidP="00A644BD">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Number of Tables:</w:t>
      </w:r>
      <w:r w:rsidR="007F6D49">
        <w:rPr>
          <w:rFonts w:ascii="Times New Roman" w:hAnsi="Times New Roman" w:cs="Times New Roman"/>
          <w:sz w:val="24"/>
          <w:szCs w:val="24"/>
        </w:rPr>
        <w:t xml:space="preserve"> 2</w:t>
      </w:r>
    </w:p>
    <w:p w14:paraId="63EA2180" w14:textId="6F19F11E" w:rsidR="00D41C94" w:rsidRDefault="00F0539D" w:rsidP="00A644BD">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 xml:space="preserve">Number of Supplementary Files: </w:t>
      </w:r>
      <w:r w:rsidR="00F71E0E">
        <w:rPr>
          <w:rFonts w:ascii="Times New Roman" w:hAnsi="Times New Roman" w:cs="Times New Roman"/>
          <w:sz w:val="24"/>
          <w:szCs w:val="24"/>
        </w:rPr>
        <w:t>4</w:t>
      </w:r>
    </w:p>
    <w:p w14:paraId="70AF9ABA" w14:textId="77777777" w:rsidR="00F0539D" w:rsidRDefault="00F0539D" w:rsidP="00A644BD">
      <w:pPr>
        <w:spacing w:line="480" w:lineRule="auto"/>
        <w:ind w:left="360" w:hanging="360"/>
        <w:rPr>
          <w:rFonts w:ascii="Times New Roman" w:hAnsi="Times New Roman" w:cs="Times New Roman"/>
          <w:sz w:val="24"/>
          <w:szCs w:val="24"/>
        </w:rPr>
      </w:pPr>
    </w:p>
    <w:p w14:paraId="3BF25BF2" w14:textId="2E69A6A7" w:rsidR="00D41C94" w:rsidRPr="00A737D0" w:rsidRDefault="00D41C94" w:rsidP="007F6D49">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Address to whom</w:t>
      </w:r>
      <w:r w:rsidR="007F6D49">
        <w:rPr>
          <w:rFonts w:ascii="Times New Roman" w:hAnsi="Times New Roman" w:cs="Times New Roman"/>
          <w:sz w:val="24"/>
          <w:szCs w:val="24"/>
        </w:rPr>
        <w:t xml:space="preserve"> correspondence should be sent: </w:t>
      </w:r>
      <w:r>
        <w:rPr>
          <w:rFonts w:ascii="Times New Roman" w:hAnsi="Times New Roman" w:cs="Times New Roman"/>
          <w:sz w:val="24"/>
          <w:szCs w:val="24"/>
        </w:rPr>
        <w:t>Wayne E. Thogmartin, United States Geological Survey, Upper Midwest Environmental Sciences Center, 2630 Fanta Reed Road, La Crosse, W</w:t>
      </w:r>
      <w:r w:rsidR="00D43B34">
        <w:rPr>
          <w:rFonts w:ascii="Times New Roman" w:hAnsi="Times New Roman" w:cs="Times New Roman"/>
          <w:sz w:val="24"/>
          <w:szCs w:val="24"/>
        </w:rPr>
        <w:t>isconsin</w:t>
      </w:r>
      <w:r>
        <w:rPr>
          <w:rFonts w:ascii="Times New Roman" w:hAnsi="Times New Roman" w:cs="Times New Roman"/>
          <w:sz w:val="24"/>
          <w:szCs w:val="24"/>
        </w:rPr>
        <w:t xml:space="preserve"> 54603; 1-608-781-6309 (office); 1-608-783-6066 (fax); wthogmartin@usgs.gov</w:t>
      </w:r>
    </w:p>
    <w:p w14:paraId="6CBAE400" w14:textId="77777777" w:rsidR="00603886" w:rsidRPr="00A737D0" w:rsidRDefault="00603886">
      <w:pPr>
        <w:rPr>
          <w:rFonts w:ascii="Times New Roman" w:hAnsi="Times New Roman" w:cs="Times New Roman"/>
          <w:sz w:val="24"/>
          <w:szCs w:val="24"/>
        </w:rPr>
      </w:pPr>
      <w:r w:rsidRPr="00A737D0">
        <w:rPr>
          <w:rFonts w:ascii="Times New Roman" w:hAnsi="Times New Roman" w:cs="Times New Roman"/>
          <w:sz w:val="24"/>
          <w:szCs w:val="24"/>
        </w:rPr>
        <w:br w:type="page"/>
      </w:r>
    </w:p>
    <w:p w14:paraId="7475F5EA" w14:textId="22E956FD" w:rsidR="00AC1F1E" w:rsidRPr="00CC31EB" w:rsidRDefault="00AC1F1E" w:rsidP="00825D32">
      <w:pPr>
        <w:spacing w:line="480" w:lineRule="auto"/>
        <w:rPr>
          <w:rFonts w:ascii="Times New Roman" w:hAnsi="Times New Roman" w:cs="Times New Roman"/>
          <w:b/>
          <w:sz w:val="24"/>
          <w:szCs w:val="24"/>
        </w:rPr>
      </w:pPr>
      <w:r w:rsidRPr="00CC31EB">
        <w:rPr>
          <w:rFonts w:ascii="Times New Roman" w:hAnsi="Times New Roman" w:cs="Times New Roman"/>
          <w:b/>
          <w:sz w:val="24"/>
          <w:szCs w:val="24"/>
        </w:rPr>
        <w:lastRenderedPageBreak/>
        <w:t>Abstract</w:t>
      </w:r>
    </w:p>
    <w:p w14:paraId="6C680985" w14:textId="161466D3" w:rsidR="00AC1F1E" w:rsidRPr="00A737D0" w:rsidRDefault="00425D3F" w:rsidP="00825D32">
      <w:pPr>
        <w:spacing w:line="480" w:lineRule="auto"/>
        <w:rPr>
          <w:rFonts w:ascii="Times New Roman" w:hAnsi="Times New Roman" w:cs="Times New Roman"/>
          <w:sz w:val="24"/>
          <w:szCs w:val="24"/>
        </w:rPr>
      </w:pPr>
      <w:r>
        <w:rPr>
          <w:rFonts w:ascii="Times New Roman" w:hAnsi="Times New Roman" w:cs="Times New Roman"/>
          <w:sz w:val="24"/>
          <w:szCs w:val="24"/>
        </w:rPr>
        <w:t>The eastern migratory population of monarch butterflies (</w:t>
      </w:r>
      <w:r w:rsidRPr="00425D3F">
        <w:rPr>
          <w:rFonts w:ascii="Times New Roman" w:hAnsi="Times New Roman" w:cs="Times New Roman"/>
          <w:i/>
          <w:sz w:val="24"/>
          <w:szCs w:val="24"/>
        </w:rPr>
        <w:t>Danaus plexippus</w:t>
      </w:r>
      <w:r w:rsidR="00BA0878">
        <w:rPr>
          <w:rFonts w:ascii="Times New Roman" w:hAnsi="Times New Roman" w:cs="Times New Roman"/>
          <w:i/>
          <w:sz w:val="24"/>
          <w:szCs w:val="24"/>
        </w:rPr>
        <w:t xml:space="preserve"> plexippus</w:t>
      </w:r>
      <w:r>
        <w:rPr>
          <w:rFonts w:ascii="Times New Roman" w:hAnsi="Times New Roman" w:cs="Times New Roman"/>
          <w:sz w:val="24"/>
          <w:szCs w:val="24"/>
        </w:rPr>
        <w:t xml:space="preserve">) </w:t>
      </w:r>
      <w:r w:rsidR="00364EC3">
        <w:rPr>
          <w:rFonts w:ascii="Times New Roman" w:hAnsi="Times New Roman" w:cs="Times New Roman"/>
          <w:sz w:val="24"/>
          <w:szCs w:val="24"/>
        </w:rPr>
        <w:t>is imperiled</w:t>
      </w:r>
      <w:r w:rsidR="008C6C3A">
        <w:rPr>
          <w:rFonts w:ascii="Times New Roman" w:hAnsi="Times New Roman" w:cs="Times New Roman"/>
          <w:sz w:val="24"/>
          <w:szCs w:val="24"/>
        </w:rPr>
        <w:t xml:space="preserve"> largely as a consequence of the loss of ≥1.3 billion </w:t>
      </w:r>
      <w:r w:rsidR="00364EC3">
        <w:rPr>
          <w:rFonts w:ascii="Times New Roman" w:hAnsi="Times New Roman" w:cs="Times New Roman"/>
          <w:sz w:val="24"/>
          <w:szCs w:val="24"/>
        </w:rPr>
        <w:t xml:space="preserve">milkweed </w:t>
      </w:r>
      <w:r w:rsidR="008C6C3A">
        <w:rPr>
          <w:rFonts w:ascii="Times New Roman" w:hAnsi="Times New Roman" w:cs="Times New Roman"/>
          <w:sz w:val="24"/>
          <w:szCs w:val="24"/>
        </w:rPr>
        <w:t xml:space="preserve">stems </w:t>
      </w:r>
      <w:r w:rsidR="00E30405">
        <w:rPr>
          <w:rFonts w:ascii="Times New Roman" w:hAnsi="Times New Roman" w:cs="Times New Roman"/>
          <w:sz w:val="24"/>
          <w:szCs w:val="24"/>
        </w:rPr>
        <w:t>(</w:t>
      </w:r>
      <w:r w:rsidR="00E30405" w:rsidRPr="00E30405">
        <w:rPr>
          <w:rFonts w:ascii="Times New Roman" w:hAnsi="Times New Roman" w:cs="Times New Roman"/>
          <w:i/>
          <w:sz w:val="24"/>
          <w:szCs w:val="24"/>
        </w:rPr>
        <w:t>Asclepias</w:t>
      </w:r>
      <w:r w:rsidR="00E30405">
        <w:rPr>
          <w:rFonts w:ascii="Times New Roman" w:hAnsi="Times New Roman" w:cs="Times New Roman"/>
          <w:sz w:val="24"/>
          <w:szCs w:val="24"/>
        </w:rPr>
        <w:t xml:space="preserve"> spp.), </w:t>
      </w:r>
      <w:r w:rsidR="00D22765" w:rsidRPr="00D22765">
        <w:rPr>
          <w:rFonts w:ascii="Times New Roman" w:hAnsi="Times New Roman" w:cs="Times New Roman"/>
          <w:sz w:val="24"/>
          <w:szCs w:val="24"/>
        </w:rPr>
        <w:t>the plants required by this species for reproduction. In an effort to restore monarchs to a population goal established by the U.S. Fish and Wildlife Service and adopted by Mexico, Canada, and the U.S., we developed scenarios for amending the Midwestern U.</w:t>
      </w:r>
      <w:r w:rsidR="00D22765">
        <w:rPr>
          <w:rFonts w:ascii="Times New Roman" w:hAnsi="Times New Roman" w:cs="Times New Roman"/>
          <w:sz w:val="24"/>
          <w:szCs w:val="24"/>
        </w:rPr>
        <w:t>S. landscape with milkweed. Scenarios for milkweed restoration were developed for protected area grasslands, Conservation Reserve Program land, powerline, rail and roadside rights of way, urban/suburban lands, and land in agricultural production. Agricultural land was further divided into productive and marginal cropland. We elicited expert opinion as to the biological potential (in stems per acre) for lands in these individual sectors to support milk</w:t>
      </w:r>
      <w:r w:rsidR="00A05379">
        <w:rPr>
          <w:rFonts w:ascii="Times New Roman" w:hAnsi="Times New Roman" w:cs="Times New Roman"/>
          <w:sz w:val="24"/>
          <w:szCs w:val="24"/>
        </w:rPr>
        <w:t>w</w:t>
      </w:r>
      <w:r w:rsidR="00D22765">
        <w:rPr>
          <w:rFonts w:ascii="Times New Roman" w:hAnsi="Times New Roman" w:cs="Times New Roman"/>
          <w:sz w:val="24"/>
          <w:szCs w:val="24"/>
        </w:rPr>
        <w:t xml:space="preserve">eed restoration and the likely adoption (probability) of management practices necessary for affecting restoration. </w:t>
      </w:r>
      <w:r w:rsidR="00D22765" w:rsidRPr="00D22765">
        <w:rPr>
          <w:rFonts w:ascii="Times New Roman" w:hAnsi="Times New Roman" w:cs="Times New Roman"/>
          <w:sz w:val="24"/>
          <w:szCs w:val="24"/>
        </w:rPr>
        <w:t xml:space="preserve">Sixteen of 218 scenarios we developed for restoring milkweed to the Midwestern U.S. were at levels (&gt;1.3 billion new stems) necessary to reach the monarch population goal. One of these scenarios would convert all marginal agriculture to conserved status. The other 15 scenarios converted half of marginal agriculture (730 million stems), with remaining stems contributed by other societal sectors. </w:t>
      </w:r>
      <w:r w:rsidR="00D22765">
        <w:rPr>
          <w:rFonts w:ascii="Times New Roman" w:hAnsi="Times New Roman" w:cs="Times New Roman"/>
          <w:sz w:val="24"/>
          <w:szCs w:val="24"/>
        </w:rPr>
        <w:t xml:space="preserve">Scenarios without substantive agricultural participation were insufficient for attaining the population goal. </w:t>
      </w:r>
      <w:r w:rsidR="00D22765" w:rsidRPr="00D22765">
        <w:rPr>
          <w:rFonts w:ascii="Times New Roman" w:hAnsi="Times New Roman" w:cs="Times New Roman"/>
          <w:sz w:val="24"/>
          <w:szCs w:val="24"/>
        </w:rPr>
        <w:t>Agricultural lands are essential to reaching restoration targets because they occupy 77% of all potential monarch habitat. Barring fundamental changes to policy, innovative application of economic tools such as habitat exchanges may provide sufficient resources to tip the balance of the agro-ecological landscape toward a setting conducive to both robust agricultural production and reduced imperilment of the migratory monarch butterfly.</w:t>
      </w:r>
    </w:p>
    <w:p w14:paraId="78D13453" w14:textId="2823C02D" w:rsidR="00AC1F1E" w:rsidRPr="00A737D0" w:rsidRDefault="00AC1F1E" w:rsidP="00825D32">
      <w:pPr>
        <w:spacing w:line="480" w:lineRule="auto"/>
        <w:rPr>
          <w:rFonts w:ascii="Times New Roman" w:hAnsi="Times New Roman" w:cs="Times New Roman"/>
          <w:sz w:val="24"/>
          <w:szCs w:val="24"/>
        </w:rPr>
      </w:pPr>
      <w:r w:rsidRPr="002637C2">
        <w:rPr>
          <w:rFonts w:ascii="Times New Roman" w:hAnsi="Times New Roman" w:cs="Times New Roman"/>
          <w:b/>
          <w:noProof/>
          <w:sz w:val="24"/>
          <w:szCs w:val="24"/>
        </w:rPr>
        <w:lastRenderedPageBreak/>
        <w:t>Key words</w:t>
      </w:r>
      <w:r w:rsidRPr="00A737D0">
        <w:rPr>
          <w:rFonts w:ascii="Times New Roman" w:hAnsi="Times New Roman" w:cs="Times New Roman"/>
          <w:sz w:val="24"/>
          <w:szCs w:val="24"/>
        </w:rPr>
        <w:t xml:space="preserve">: </w:t>
      </w:r>
      <w:r w:rsidR="003210F7">
        <w:rPr>
          <w:rFonts w:ascii="Times New Roman" w:hAnsi="Times New Roman" w:cs="Times New Roman"/>
          <w:sz w:val="24"/>
          <w:szCs w:val="24"/>
        </w:rPr>
        <w:t xml:space="preserve">agriculture, </w:t>
      </w:r>
      <w:r w:rsidR="00A34123" w:rsidRPr="00A737D0">
        <w:rPr>
          <w:rFonts w:ascii="Times New Roman" w:hAnsi="Times New Roman" w:cs="Times New Roman"/>
          <w:i/>
          <w:sz w:val="24"/>
          <w:szCs w:val="24"/>
        </w:rPr>
        <w:t xml:space="preserve">Asclepias </w:t>
      </w:r>
      <w:r w:rsidR="00A34123" w:rsidRPr="002637C2">
        <w:rPr>
          <w:rFonts w:ascii="Times New Roman" w:hAnsi="Times New Roman" w:cs="Times New Roman"/>
          <w:i/>
          <w:noProof/>
          <w:sz w:val="24"/>
          <w:szCs w:val="24"/>
        </w:rPr>
        <w:t>syriaca</w:t>
      </w:r>
      <w:r w:rsidR="00A34123" w:rsidRPr="00A737D0">
        <w:rPr>
          <w:rFonts w:ascii="Times New Roman" w:hAnsi="Times New Roman" w:cs="Times New Roman"/>
          <w:sz w:val="24"/>
          <w:szCs w:val="24"/>
        </w:rPr>
        <w:t xml:space="preserve">, conservation design, </w:t>
      </w:r>
      <w:r w:rsidRPr="00A737D0">
        <w:rPr>
          <w:rFonts w:ascii="Times New Roman" w:hAnsi="Times New Roman" w:cs="Times New Roman"/>
          <w:i/>
          <w:sz w:val="24"/>
          <w:szCs w:val="24"/>
        </w:rPr>
        <w:t>Danaus plexippus</w:t>
      </w:r>
      <w:r w:rsidRPr="00A737D0">
        <w:rPr>
          <w:rFonts w:ascii="Times New Roman" w:hAnsi="Times New Roman" w:cs="Times New Roman"/>
          <w:sz w:val="24"/>
          <w:szCs w:val="24"/>
        </w:rPr>
        <w:t>,</w:t>
      </w:r>
      <w:r w:rsidR="003210F7">
        <w:rPr>
          <w:rFonts w:ascii="Times New Roman" w:hAnsi="Times New Roman" w:cs="Times New Roman"/>
          <w:sz w:val="24"/>
          <w:szCs w:val="24"/>
        </w:rPr>
        <w:t xml:space="preserve"> glyphosate,</w:t>
      </w:r>
      <w:r w:rsidRPr="00A737D0">
        <w:rPr>
          <w:rFonts w:ascii="Times New Roman" w:hAnsi="Times New Roman" w:cs="Times New Roman"/>
          <w:sz w:val="24"/>
          <w:szCs w:val="24"/>
        </w:rPr>
        <w:t xml:space="preserve"> </w:t>
      </w:r>
      <w:r w:rsidR="00AB0E7A">
        <w:rPr>
          <w:rFonts w:ascii="Times New Roman" w:hAnsi="Times New Roman" w:cs="Times New Roman"/>
          <w:sz w:val="24"/>
          <w:szCs w:val="24"/>
        </w:rPr>
        <w:t xml:space="preserve">milkweed, </w:t>
      </w:r>
      <w:r w:rsidR="00A34123" w:rsidRPr="00A737D0">
        <w:rPr>
          <w:rFonts w:ascii="Times New Roman" w:hAnsi="Times New Roman" w:cs="Times New Roman"/>
          <w:sz w:val="24"/>
          <w:szCs w:val="24"/>
        </w:rPr>
        <w:t>strategic habitat conservation</w:t>
      </w:r>
    </w:p>
    <w:p w14:paraId="46D8E487" w14:textId="77777777" w:rsidR="009871EC" w:rsidRPr="00A737D0" w:rsidRDefault="00AC1F1E" w:rsidP="00825D32">
      <w:pPr>
        <w:spacing w:line="480" w:lineRule="auto"/>
        <w:rPr>
          <w:rFonts w:ascii="Times New Roman" w:hAnsi="Times New Roman" w:cs="Times New Roman"/>
          <w:sz w:val="24"/>
          <w:szCs w:val="24"/>
        </w:rPr>
      </w:pPr>
      <w:r w:rsidRPr="00A737D0">
        <w:rPr>
          <w:rFonts w:ascii="Times New Roman" w:hAnsi="Times New Roman" w:cs="Times New Roman"/>
          <w:sz w:val="24"/>
          <w:szCs w:val="24"/>
        </w:rPr>
        <w:br w:type="page"/>
      </w:r>
    </w:p>
    <w:p w14:paraId="1272EEEA" w14:textId="299AB773" w:rsidR="00311468" w:rsidRPr="00A737D0" w:rsidRDefault="00311468" w:rsidP="00ED6049">
      <w:pPr>
        <w:spacing w:before="240" w:line="480" w:lineRule="auto"/>
        <w:rPr>
          <w:rFonts w:ascii="Times New Roman" w:hAnsi="Times New Roman" w:cs="Times New Roman"/>
          <w:sz w:val="24"/>
          <w:szCs w:val="24"/>
        </w:rPr>
      </w:pPr>
      <w:r w:rsidRPr="00A737D0">
        <w:rPr>
          <w:rFonts w:ascii="Times New Roman" w:hAnsi="Times New Roman" w:cs="Times New Roman"/>
          <w:b/>
          <w:sz w:val="24"/>
          <w:szCs w:val="24"/>
        </w:rPr>
        <w:lastRenderedPageBreak/>
        <w:t>Introduction</w:t>
      </w:r>
    </w:p>
    <w:p w14:paraId="06942121" w14:textId="44545744" w:rsidR="00D41C94" w:rsidRDefault="00162490" w:rsidP="00162490">
      <w:pPr>
        <w:spacing w:before="240" w:line="480" w:lineRule="auto"/>
        <w:rPr>
          <w:rFonts w:ascii="Times New Roman" w:hAnsi="Times New Roman" w:cs="Times New Roman"/>
          <w:sz w:val="24"/>
          <w:szCs w:val="24"/>
        </w:rPr>
      </w:pPr>
      <w:r>
        <w:rPr>
          <w:rFonts w:ascii="Times New Roman" w:hAnsi="Times New Roman" w:cs="Times New Roman"/>
          <w:sz w:val="24"/>
          <w:szCs w:val="24"/>
        </w:rPr>
        <w:t xml:space="preserve">Global populations of </w:t>
      </w:r>
      <w:r w:rsidR="006E073D">
        <w:rPr>
          <w:rFonts w:ascii="Times New Roman" w:hAnsi="Times New Roman" w:cs="Times New Roman"/>
          <w:sz w:val="24"/>
          <w:szCs w:val="24"/>
        </w:rPr>
        <w:t xml:space="preserve">many </w:t>
      </w:r>
      <w:r>
        <w:rPr>
          <w:rFonts w:ascii="Times New Roman" w:hAnsi="Times New Roman" w:cs="Times New Roman"/>
          <w:sz w:val="24"/>
          <w:szCs w:val="24"/>
        </w:rPr>
        <w:t>invertebrates are in decline</w:t>
      </w:r>
      <w:r w:rsidR="006E073D">
        <w:rPr>
          <w:rFonts w:ascii="Times New Roman" w:hAnsi="Times New Roman" w:cs="Times New Roman"/>
          <w:sz w:val="24"/>
          <w:szCs w:val="24"/>
        </w:rPr>
        <w:t xml:space="preserve"> (Collen </w:t>
      </w:r>
      <w:r w:rsidR="006E073D" w:rsidRPr="006E073D">
        <w:rPr>
          <w:rFonts w:ascii="Times New Roman" w:hAnsi="Times New Roman" w:cs="Times New Roman"/>
          <w:i/>
          <w:sz w:val="24"/>
          <w:szCs w:val="24"/>
        </w:rPr>
        <w:t>et al</w:t>
      </w:r>
      <w:r w:rsidR="006E073D">
        <w:rPr>
          <w:rFonts w:ascii="Times New Roman" w:hAnsi="Times New Roman" w:cs="Times New Roman"/>
          <w:sz w:val="24"/>
          <w:szCs w:val="24"/>
        </w:rPr>
        <w:t>. 2012)</w:t>
      </w:r>
      <w:r>
        <w:rPr>
          <w:rFonts w:ascii="Times New Roman" w:hAnsi="Times New Roman" w:cs="Times New Roman"/>
          <w:sz w:val="24"/>
          <w:szCs w:val="24"/>
        </w:rPr>
        <w:t>; lepidopterans</w:t>
      </w:r>
      <w:r w:rsidR="00332B3B">
        <w:rPr>
          <w:rFonts w:ascii="Times New Roman" w:hAnsi="Times New Roman" w:cs="Times New Roman"/>
          <w:sz w:val="24"/>
          <w:szCs w:val="24"/>
        </w:rPr>
        <w:t>, for instance,</w:t>
      </w:r>
      <w:r>
        <w:rPr>
          <w:rFonts w:ascii="Times New Roman" w:hAnsi="Times New Roman" w:cs="Times New Roman"/>
          <w:sz w:val="24"/>
          <w:szCs w:val="24"/>
        </w:rPr>
        <w:t xml:space="preserve"> have declined by 40%</w:t>
      </w:r>
      <w:r w:rsidR="0055360D">
        <w:rPr>
          <w:rFonts w:ascii="Times New Roman" w:hAnsi="Times New Roman" w:cs="Times New Roman"/>
          <w:sz w:val="24"/>
          <w:szCs w:val="24"/>
        </w:rPr>
        <w:t xml:space="preserve"> over the past 40 years</w:t>
      </w:r>
      <w:r>
        <w:rPr>
          <w:rFonts w:ascii="Times New Roman" w:hAnsi="Times New Roman" w:cs="Times New Roman"/>
          <w:sz w:val="24"/>
          <w:szCs w:val="24"/>
        </w:rPr>
        <w:t xml:space="preserve"> (Dirzo </w:t>
      </w:r>
      <w:r w:rsidRPr="00162490">
        <w:rPr>
          <w:rFonts w:ascii="Times New Roman" w:hAnsi="Times New Roman" w:cs="Times New Roman"/>
          <w:i/>
          <w:sz w:val="24"/>
          <w:szCs w:val="24"/>
        </w:rPr>
        <w:t>et al</w:t>
      </w:r>
      <w:r>
        <w:rPr>
          <w:rFonts w:ascii="Times New Roman" w:hAnsi="Times New Roman" w:cs="Times New Roman"/>
          <w:sz w:val="24"/>
          <w:szCs w:val="24"/>
        </w:rPr>
        <w:t xml:space="preserve">. 2014). </w:t>
      </w:r>
      <w:r w:rsidR="00C96666" w:rsidRPr="00A737D0">
        <w:rPr>
          <w:rFonts w:ascii="Times New Roman" w:hAnsi="Times New Roman" w:cs="Times New Roman"/>
          <w:sz w:val="24"/>
          <w:szCs w:val="24"/>
        </w:rPr>
        <w:t xml:space="preserve">The eastern migratory population of monarch </w:t>
      </w:r>
      <w:r w:rsidR="00A34123" w:rsidRPr="00A737D0">
        <w:rPr>
          <w:rFonts w:ascii="Times New Roman" w:hAnsi="Times New Roman" w:cs="Times New Roman"/>
          <w:sz w:val="24"/>
          <w:szCs w:val="24"/>
        </w:rPr>
        <w:t>butterflies (</w:t>
      </w:r>
      <w:r w:rsidR="00A34123" w:rsidRPr="00A737D0">
        <w:rPr>
          <w:rFonts w:ascii="Times New Roman" w:hAnsi="Times New Roman" w:cs="Times New Roman"/>
          <w:i/>
          <w:sz w:val="24"/>
          <w:szCs w:val="24"/>
        </w:rPr>
        <w:t>Danaus plexippus</w:t>
      </w:r>
      <w:r w:rsidR="00BA0878">
        <w:rPr>
          <w:rFonts w:ascii="Times New Roman" w:hAnsi="Times New Roman" w:cs="Times New Roman"/>
          <w:i/>
          <w:sz w:val="24"/>
          <w:szCs w:val="24"/>
        </w:rPr>
        <w:t xml:space="preserve"> plexippus</w:t>
      </w:r>
      <w:r w:rsidR="00A34123" w:rsidRPr="00A737D0">
        <w:rPr>
          <w:rFonts w:ascii="Times New Roman" w:hAnsi="Times New Roman" w:cs="Times New Roman"/>
          <w:sz w:val="24"/>
          <w:szCs w:val="24"/>
        </w:rPr>
        <w:t>)</w:t>
      </w:r>
      <w:r w:rsidR="00281E4D">
        <w:rPr>
          <w:rFonts w:ascii="Times New Roman" w:hAnsi="Times New Roman" w:cs="Times New Roman"/>
          <w:sz w:val="24"/>
          <w:szCs w:val="24"/>
        </w:rPr>
        <w:t>, a species which breeds in the U.S. and Canada but migrates to central Mexico to overwinter,</w:t>
      </w:r>
      <w:r w:rsidR="00A34123" w:rsidRPr="00A737D0">
        <w:rPr>
          <w:rFonts w:ascii="Times New Roman" w:hAnsi="Times New Roman" w:cs="Times New Roman"/>
          <w:sz w:val="24"/>
          <w:szCs w:val="24"/>
        </w:rPr>
        <w:t xml:space="preserve"> decreased by </w:t>
      </w:r>
      <w:r w:rsidR="00704CA3" w:rsidRPr="00A737D0">
        <w:rPr>
          <w:rFonts w:ascii="Times New Roman" w:hAnsi="Times New Roman" w:cs="Times New Roman"/>
          <w:sz w:val="24"/>
          <w:szCs w:val="24"/>
        </w:rPr>
        <w:t>84</w:t>
      </w:r>
      <w:r w:rsidR="00A34123" w:rsidRPr="00A737D0">
        <w:rPr>
          <w:rFonts w:ascii="Times New Roman" w:hAnsi="Times New Roman" w:cs="Times New Roman"/>
          <w:sz w:val="24"/>
          <w:szCs w:val="24"/>
        </w:rPr>
        <w:t xml:space="preserve">% </w:t>
      </w:r>
      <w:r w:rsidR="00704CA3" w:rsidRPr="00A737D0">
        <w:rPr>
          <w:rFonts w:ascii="Times New Roman" w:hAnsi="Times New Roman" w:cs="Times New Roman"/>
          <w:sz w:val="24"/>
          <w:szCs w:val="24"/>
        </w:rPr>
        <w:t>between the winters of 1996</w:t>
      </w:r>
      <w:r w:rsidR="0033268C" w:rsidRPr="00A737D0">
        <w:rPr>
          <w:rFonts w:ascii="Times New Roman" w:hAnsi="Times New Roman" w:cs="Times New Roman"/>
          <w:sz w:val="24"/>
          <w:szCs w:val="24"/>
        </w:rPr>
        <w:t>–</w:t>
      </w:r>
      <w:r w:rsidR="00704CA3" w:rsidRPr="00A737D0">
        <w:rPr>
          <w:rFonts w:ascii="Times New Roman" w:hAnsi="Times New Roman" w:cs="Times New Roman"/>
          <w:sz w:val="24"/>
          <w:szCs w:val="24"/>
        </w:rPr>
        <w:t>1997 and 2014</w:t>
      </w:r>
      <w:r w:rsidR="0033268C" w:rsidRPr="00A737D0">
        <w:rPr>
          <w:rFonts w:ascii="Times New Roman" w:hAnsi="Times New Roman" w:cs="Times New Roman"/>
          <w:sz w:val="24"/>
          <w:szCs w:val="24"/>
        </w:rPr>
        <w:t>–</w:t>
      </w:r>
      <w:r w:rsidR="00704CA3" w:rsidRPr="00A737D0">
        <w:rPr>
          <w:rFonts w:ascii="Times New Roman" w:hAnsi="Times New Roman" w:cs="Times New Roman"/>
          <w:sz w:val="24"/>
          <w:szCs w:val="24"/>
        </w:rPr>
        <w:t>2015</w:t>
      </w:r>
      <w:r w:rsidR="00A34123" w:rsidRPr="00A737D0">
        <w:rPr>
          <w:rFonts w:ascii="Times New Roman" w:hAnsi="Times New Roman" w:cs="Times New Roman"/>
          <w:sz w:val="24"/>
          <w:szCs w:val="24"/>
        </w:rPr>
        <w:t xml:space="preserve"> (</w:t>
      </w:r>
      <w:r w:rsidR="00704CA3" w:rsidRPr="00A737D0">
        <w:rPr>
          <w:rFonts w:ascii="Times New Roman" w:hAnsi="Times New Roman" w:cs="Times New Roman"/>
          <w:sz w:val="24"/>
          <w:szCs w:val="24"/>
        </w:rPr>
        <w:t xml:space="preserve">Semmens </w:t>
      </w:r>
      <w:r w:rsidR="00704CA3" w:rsidRPr="00A737D0">
        <w:rPr>
          <w:rFonts w:ascii="Times New Roman" w:hAnsi="Times New Roman" w:cs="Times New Roman"/>
          <w:i/>
          <w:sz w:val="24"/>
          <w:szCs w:val="24"/>
        </w:rPr>
        <w:t>et al</w:t>
      </w:r>
      <w:r w:rsidR="00704CA3" w:rsidRPr="00A737D0">
        <w:rPr>
          <w:rFonts w:ascii="Times New Roman" w:hAnsi="Times New Roman" w:cs="Times New Roman"/>
          <w:sz w:val="24"/>
          <w:szCs w:val="24"/>
        </w:rPr>
        <w:t>. 2016</w:t>
      </w:r>
      <w:r w:rsidR="00A34123" w:rsidRPr="00A737D0">
        <w:rPr>
          <w:rFonts w:ascii="Times New Roman" w:hAnsi="Times New Roman" w:cs="Times New Roman"/>
          <w:sz w:val="24"/>
          <w:szCs w:val="24"/>
        </w:rPr>
        <w:t xml:space="preserve">). </w:t>
      </w:r>
      <w:r w:rsidR="005A424D" w:rsidRPr="00A737D0">
        <w:rPr>
          <w:rFonts w:ascii="Times New Roman" w:hAnsi="Times New Roman" w:cs="Times New Roman"/>
          <w:sz w:val="24"/>
          <w:szCs w:val="24"/>
        </w:rPr>
        <w:t xml:space="preserve">The </w:t>
      </w:r>
      <w:r w:rsidR="005A424D">
        <w:rPr>
          <w:rFonts w:ascii="Times New Roman" w:hAnsi="Times New Roman" w:cs="Times New Roman"/>
          <w:sz w:val="24"/>
          <w:szCs w:val="24"/>
        </w:rPr>
        <w:t xml:space="preserve">extent of </w:t>
      </w:r>
      <w:r w:rsidR="00602EF2">
        <w:rPr>
          <w:rFonts w:ascii="Times New Roman" w:hAnsi="Times New Roman" w:cs="Times New Roman"/>
          <w:sz w:val="24"/>
          <w:szCs w:val="24"/>
        </w:rPr>
        <w:t xml:space="preserve">the </w:t>
      </w:r>
      <w:r w:rsidR="005A424D">
        <w:rPr>
          <w:rFonts w:ascii="Times New Roman" w:hAnsi="Times New Roman" w:cs="Times New Roman"/>
          <w:sz w:val="24"/>
          <w:szCs w:val="24"/>
        </w:rPr>
        <w:t>area occupied</w:t>
      </w:r>
      <w:r w:rsidR="00332B3B">
        <w:rPr>
          <w:rFonts w:ascii="Times New Roman" w:hAnsi="Times New Roman" w:cs="Times New Roman"/>
          <w:sz w:val="24"/>
          <w:szCs w:val="24"/>
        </w:rPr>
        <w:t xml:space="preserve"> by this species</w:t>
      </w:r>
      <w:r w:rsidR="005A424D">
        <w:rPr>
          <w:rFonts w:ascii="Times New Roman" w:hAnsi="Times New Roman" w:cs="Times New Roman"/>
          <w:sz w:val="24"/>
          <w:szCs w:val="24"/>
        </w:rPr>
        <w:t xml:space="preserve"> </w:t>
      </w:r>
      <w:r w:rsidR="00DB7764">
        <w:rPr>
          <w:rFonts w:ascii="Times New Roman" w:hAnsi="Times New Roman" w:cs="Times New Roman"/>
          <w:sz w:val="24"/>
          <w:szCs w:val="24"/>
        </w:rPr>
        <w:t xml:space="preserve">as it </w:t>
      </w:r>
      <w:r w:rsidR="00332B3B" w:rsidRPr="002637C2">
        <w:rPr>
          <w:rFonts w:ascii="Times New Roman" w:hAnsi="Times New Roman" w:cs="Times New Roman"/>
          <w:noProof/>
          <w:sz w:val="24"/>
          <w:szCs w:val="24"/>
        </w:rPr>
        <w:t>overwinter</w:t>
      </w:r>
      <w:r w:rsidR="00DB7764">
        <w:rPr>
          <w:rFonts w:ascii="Times New Roman" w:hAnsi="Times New Roman" w:cs="Times New Roman"/>
          <w:noProof/>
          <w:sz w:val="24"/>
          <w:szCs w:val="24"/>
        </w:rPr>
        <w:t>s</w:t>
      </w:r>
      <w:r w:rsidR="00332B3B">
        <w:rPr>
          <w:rFonts w:ascii="Times New Roman" w:hAnsi="Times New Roman" w:cs="Times New Roman"/>
          <w:sz w:val="24"/>
          <w:szCs w:val="24"/>
        </w:rPr>
        <w:t xml:space="preserve"> </w:t>
      </w:r>
      <w:r w:rsidR="005A424D" w:rsidRPr="00A737D0">
        <w:rPr>
          <w:rFonts w:ascii="Times New Roman" w:hAnsi="Times New Roman" w:cs="Times New Roman"/>
          <w:sz w:val="24"/>
          <w:szCs w:val="24"/>
        </w:rPr>
        <w:t>in the high-elevation Oyamel fir (</w:t>
      </w:r>
      <w:r w:rsidR="005A424D" w:rsidRPr="00A737D0">
        <w:rPr>
          <w:rFonts w:ascii="Times New Roman" w:hAnsi="Times New Roman" w:cs="Times New Roman"/>
          <w:i/>
          <w:sz w:val="24"/>
          <w:szCs w:val="24"/>
        </w:rPr>
        <w:t xml:space="preserve">Abies </w:t>
      </w:r>
      <w:r w:rsidR="005A424D" w:rsidRPr="002637C2">
        <w:rPr>
          <w:rFonts w:ascii="Times New Roman" w:hAnsi="Times New Roman" w:cs="Times New Roman"/>
          <w:i/>
          <w:noProof/>
          <w:sz w:val="24"/>
          <w:szCs w:val="24"/>
        </w:rPr>
        <w:t>religiosa</w:t>
      </w:r>
      <w:r w:rsidR="005A424D" w:rsidRPr="00A737D0">
        <w:rPr>
          <w:rFonts w:ascii="Times New Roman" w:hAnsi="Times New Roman" w:cs="Times New Roman"/>
          <w:sz w:val="24"/>
          <w:szCs w:val="24"/>
        </w:rPr>
        <w:t>) forests of central Mexico</w:t>
      </w:r>
      <w:r w:rsidR="005A424D">
        <w:rPr>
          <w:rFonts w:ascii="Times New Roman" w:hAnsi="Times New Roman" w:cs="Times New Roman"/>
          <w:sz w:val="24"/>
          <w:szCs w:val="24"/>
        </w:rPr>
        <w:t xml:space="preserve"> </w:t>
      </w:r>
      <w:r w:rsidR="005A424D" w:rsidRPr="00A737D0">
        <w:rPr>
          <w:rFonts w:ascii="Times New Roman" w:hAnsi="Times New Roman" w:cs="Times New Roman"/>
          <w:sz w:val="24"/>
          <w:szCs w:val="24"/>
        </w:rPr>
        <w:t>is used as a proxy for population size</w:t>
      </w:r>
      <w:r w:rsidR="00602EF2">
        <w:rPr>
          <w:rFonts w:ascii="Times New Roman" w:hAnsi="Times New Roman" w:cs="Times New Roman"/>
          <w:sz w:val="24"/>
          <w:szCs w:val="24"/>
        </w:rPr>
        <w:t>; t</w:t>
      </w:r>
      <w:r w:rsidR="005A424D">
        <w:rPr>
          <w:rFonts w:ascii="Times New Roman" w:hAnsi="Times New Roman" w:cs="Times New Roman"/>
          <w:sz w:val="24"/>
          <w:szCs w:val="24"/>
        </w:rPr>
        <w:t>he population was</w:t>
      </w:r>
      <w:r w:rsidR="005A424D" w:rsidRPr="00A737D0">
        <w:rPr>
          <w:rFonts w:ascii="Times New Roman" w:hAnsi="Times New Roman" w:cs="Times New Roman"/>
          <w:sz w:val="24"/>
          <w:szCs w:val="24"/>
        </w:rPr>
        <w:t xml:space="preserve"> at its lowest level (0.67 ha) ever recorded in winter 2013–2014 (</w:t>
      </w:r>
      <w:r w:rsidR="005A424D">
        <w:rPr>
          <w:rFonts w:ascii="Times New Roman" w:hAnsi="Times New Roman" w:cs="Times New Roman"/>
          <w:sz w:val="24"/>
          <w:szCs w:val="24"/>
        </w:rPr>
        <w:t>WWF 2016)</w:t>
      </w:r>
      <w:r w:rsidR="005A424D" w:rsidRPr="00A737D0">
        <w:rPr>
          <w:rFonts w:ascii="Times New Roman" w:hAnsi="Times New Roman" w:cs="Times New Roman"/>
          <w:sz w:val="24"/>
          <w:szCs w:val="24"/>
        </w:rPr>
        <w:t>.</w:t>
      </w:r>
      <w:r w:rsidR="005A424D">
        <w:rPr>
          <w:rFonts w:ascii="Times New Roman" w:hAnsi="Times New Roman" w:cs="Times New Roman"/>
          <w:sz w:val="24"/>
          <w:szCs w:val="24"/>
        </w:rPr>
        <w:t xml:space="preserve"> </w:t>
      </w:r>
      <w:r w:rsidR="00D41C94">
        <w:rPr>
          <w:rFonts w:ascii="Times New Roman" w:hAnsi="Times New Roman" w:cs="Times New Roman"/>
          <w:sz w:val="24"/>
          <w:szCs w:val="24"/>
        </w:rPr>
        <w:t>Partly i</w:t>
      </w:r>
      <w:r w:rsidR="007373FC" w:rsidRPr="00A737D0">
        <w:rPr>
          <w:rFonts w:ascii="Times New Roman" w:hAnsi="Times New Roman" w:cs="Times New Roman"/>
          <w:sz w:val="24"/>
          <w:szCs w:val="24"/>
        </w:rPr>
        <w:t xml:space="preserve">n response to </w:t>
      </w:r>
      <w:r w:rsidR="00D41C94">
        <w:rPr>
          <w:rFonts w:ascii="Times New Roman" w:hAnsi="Times New Roman" w:cs="Times New Roman"/>
          <w:sz w:val="24"/>
          <w:szCs w:val="24"/>
        </w:rPr>
        <w:t xml:space="preserve">this </w:t>
      </w:r>
      <w:r w:rsidR="007373FC" w:rsidRPr="00A737D0">
        <w:rPr>
          <w:rFonts w:ascii="Times New Roman" w:hAnsi="Times New Roman" w:cs="Times New Roman"/>
          <w:sz w:val="24"/>
          <w:szCs w:val="24"/>
        </w:rPr>
        <w:t>decline</w:t>
      </w:r>
      <w:r w:rsidR="00602EF2">
        <w:rPr>
          <w:rFonts w:ascii="Times New Roman" w:hAnsi="Times New Roman" w:cs="Times New Roman"/>
          <w:sz w:val="24"/>
          <w:szCs w:val="24"/>
        </w:rPr>
        <w:t xml:space="preserve"> and small population size</w:t>
      </w:r>
      <w:r w:rsidR="007373FC" w:rsidRPr="00A737D0">
        <w:rPr>
          <w:rFonts w:ascii="Times New Roman" w:hAnsi="Times New Roman" w:cs="Times New Roman"/>
          <w:sz w:val="24"/>
          <w:szCs w:val="24"/>
        </w:rPr>
        <w:t>, on</w:t>
      </w:r>
      <w:r w:rsidR="00B3540F" w:rsidRPr="00A737D0">
        <w:rPr>
          <w:rFonts w:ascii="Times New Roman" w:hAnsi="Times New Roman" w:cs="Times New Roman"/>
          <w:sz w:val="24"/>
          <w:szCs w:val="24"/>
        </w:rPr>
        <w:t xml:space="preserve"> </w:t>
      </w:r>
      <w:r w:rsidR="00400CCF">
        <w:rPr>
          <w:rFonts w:ascii="Times New Roman" w:hAnsi="Times New Roman" w:cs="Times New Roman"/>
          <w:sz w:val="24"/>
          <w:szCs w:val="24"/>
        </w:rPr>
        <w:t xml:space="preserve">20 </w:t>
      </w:r>
      <w:r w:rsidR="007373FC" w:rsidRPr="00A737D0">
        <w:rPr>
          <w:rFonts w:ascii="Times New Roman" w:hAnsi="Times New Roman" w:cs="Times New Roman"/>
          <w:sz w:val="24"/>
          <w:szCs w:val="24"/>
        </w:rPr>
        <w:t xml:space="preserve">June 2014, the Obama administration issued a presidential memorandum calling for the restoration of pollinator and monarch habitat </w:t>
      </w:r>
      <w:r w:rsidR="00621594">
        <w:rPr>
          <w:rFonts w:ascii="Times New Roman" w:hAnsi="Times New Roman" w:cs="Times New Roman"/>
          <w:sz w:val="24"/>
          <w:szCs w:val="24"/>
        </w:rPr>
        <w:t xml:space="preserve">with the </w:t>
      </w:r>
      <w:r w:rsidR="00621594" w:rsidRPr="00621594">
        <w:rPr>
          <w:rFonts w:ascii="Times New Roman" w:hAnsi="Times New Roman" w:cs="Times New Roman"/>
          <w:sz w:val="24"/>
          <w:szCs w:val="24"/>
        </w:rPr>
        <w:t xml:space="preserve">planting </w:t>
      </w:r>
      <w:r w:rsidR="00621594">
        <w:rPr>
          <w:rFonts w:ascii="Times New Roman" w:hAnsi="Times New Roman" w:cs="Times New Roman"/>
          <w:sz w:val="24"/>
          <w:szCs w:val="24"/>
        </w:rPr>
        <w:t>of</w:t>
      </w:r>
      <w:r w:rsidR="00621594" w:rsidRPr="00621594">
        <w:rPr>
          <w:rFonts w:ascii="Times New Roman" w:hAnsi="Times New Roman" w:cs="Times New Roman"/>
          <w:sz w:val="24"/>
          <w:szCs w:val="24"/>
        </w:rPr>
        <w:t xml:space="preserve"> milkweed (</w:t>
      </w:r>
      <w:r w:rsidR="00621594" w:rsidRPr="00621594">
        <w:rPr>
          <w:rFonts w:ascii="Times New Roman" w:hAnsi="Times New Roman" w:cs="Times New Roman"/>
          <w:i/>
          <w:sz w:val="24"/>
          <w:szCs w:val="24"/>
        </w:rPr>
        <w:t>Asclepias</w:t>
      </w:r>
      <w:r w:rsidR="00621594" w:rsidRPr="00621594">
        <w:rPr>
          <w:rFonts w:ascii="Times New Roman" w:hAnsi="Times New Roman" w:cs="Times New Roman"/>
          <w:sz w:val="24"/>
          <w:szCs w:val="24"/>
        </w:rPr>
        <w:t xml:space="preserve"> spp.) and nectar plants</w:t>
      </w:r>
      <w:r w:rsidR="00621594">
        <w:rPr>
          <w:rFonts w:ascii="Times New Roman" w:hAnsi="Times New Roman" w:cs="Times New Roman"/>
          <w:sz w:val="24"/>
          <w:szCs w:val="24"/>
        </w:rPr>
        <w:t xml:space="preserve"> </w:t>
      </w:r>
      <w:r w:rsidR="00621594" w:rsidRPr="00A737D0">
        <w:rPr>
          <w:rFonts w:ascii="Times New Roman" w:hAnsi="Times New Roman" w:cs="Times New Roman"/>
          <w:sz w:val="24"/>
          <w:szCs w:val="24"/>
        </w:rPr>
        <w:t>(Pollinator Health Task Force 2015)</w:t>
      </w:r>
      <w:r w:rsidR="007373FC" w:rsidRPr="00A737D0">
        <w:rPr>
          <w:rFonts w:ascii="Times New Roman" w:hAnsi="Times New Roman" w:cs="Times New Roman"/>
          <w:sz w:val="24"/>
          <w:szCs w:val="24"/>
        </w:rPr>
        <w:t>. In August 2014, a coalition of nongovernmental organizat</w:t>
      </w:r>
      <w:r w:rsidR="003210F7">
        <w:rPr>
          <w:rFonts w:ascii="Times New Roman" w:hAnsi="Times New Roman" w:cs="Times New Roman"/>
          <w:sz w:val="24"/>
          <w:szCs w:val="24"/>
        </w:rPr>
        <w:t xml:space="preserve">ions and citizens petitioned </w:t>
      </w:r>
      <w:r w:rsidR="007373FC" w:rsidRPr="00A737D0">
        <w:rPr>
          <w:rFonts w:ascii="Times New Roman" w:hAnsi="Times New Roman" w:cs="Times New Roman"/>
          <w:sz w:val="24"/>
          <w:szCs w:val="24"/>
        </w:rPr>
        <w:t>the U</w:t>
      </w:r>
      <w:r w:rsidR="00D43B34">
        <w:rPr>
          <w:rFonts w:ascii="Times New Roman" w:hAnsi="Times New Roman" w:cs="Times New Roman"/>
          <w:sz w:val="24"/>
          <w:szCs w:val="24"/>
        </w:rPr>
        <w:t>.</w:t>
      </w:r>
      <w:r w:rsidR="007373FC" w:rsidRPr="00A737D0">
        <w:rPr>
          <w:rFonts w:ascii="Times New Roman" w:hAnsi="Times New Roman" w:cs="Times New Roman"/>
          <w:sz w:val="24"/>
          <w:szCs w:val="24"/>
        </w:rPr>
        <w:t>S</w:t>
      </w:r>
      <w:r w:rsidR="00D43B34">
        <w:rPr>
          <w:rFonts w:ascii="Times New Roman" w:hAnsi="Times New Roman" w:cs="Times New Roman"/>
          <w:sz w:val="24"/>
          <w:szCs w:val="24"/>
        </w:rPr>
        <w:t>.</w:t>
      </w:r>
      <w:r w:rsidR="007373FC" w:rsidRPr="00A737D0">
        <w:rPr>
          <w:rFonts w:ascii="Times New Roman" w:hAnsi="Times New Roman" w:cs="Times New Roman"/>
          <w:sz w:val="24"/>
          <w:szCs w:val="24"/>
        </w:rPr>
        <w:t xml:space="preserve"> Fish and Wildlife Service (USFWS) to list the </w:t>
      </w:r>
      <w:r w:rsidR="00120716" w:rsidRPr="00A737D0">
        <w:rPr>
          <w:rFonts w:ascii="Times New Roman" w:hAnsi="Times New Roman" w:cs="Times New Roman"/>
          <w:sz w:val="24"/>
          <w:szCs w:val="24"/>
        </w:rPr>
        <w:t xml:space="preserve">monarch </w:t>
      </w:r>
      <w:r w:rsidR="007373FC" w:rsidRPr="00A737D0">
        <w:rPr>
          <w:rFonts w:ascii="Times New Roman" w:hAnsi="Times New Roman" w:cs="Times New Roman"/>
          <w:sz w:val="24"/>
          <w:szCs w:val="24"/>
        </w:rPr>
        <w:t xml:space="preserve">butterfly as a threatened species </w:t>
      </w:r>
      <w:r w:rsidR="007373FC" w:rsidRPr="00A737D0">
        <w:rPr>
          <w:rFonts w:ascii="Times New Roman" w:hAnsi="Times New Roman" w:cs="Times New Roman"/>
          <w:sz w:val="24"/>
          <w:szCs w:val="24"/>
        </w:rPr>
        <w:fldChar w:fldCharType="begin"/>
      </w:r>
      <w:r w:rsidR="007373FC" w:rsidRPr="00A737D0">
        <w:rPr>
          <w:rFonts w:ascii="Times New Roman" w:hAnsi="Times New Roman" w:cs="Times New Roman"/>
          <w:sz w:val="24"/>
          <w:szCs w:val="24"/>
        </w:rPr>
        <w:instrText xml:space="preserve"> ADDIN EN.CITE &lt;EndNote&gt;&lt;Cite&gt;&lt;Author&gt;Center for Biological Diversity&lt;/Author&gt;&lt;Year&gt;2014&lt;/Year&gt;&lt;RecNum&gt;2275&lt;/RecNum&gt;&lt;DisplayText&gt;(Center for Biological Diversity et al. 2014)&lt;/DisplayText&gt;&lt;record&gt;&lt;rec-number&gt;2275&lt;/rec-number&gt;&lt;foreign-keys&gt;&lt;key app="EN" db-id="2p9vsvpd9rfvzfefzvhvp0wswt55v2s5x0a9"&gt;2275&lt;/key&gt;&lt;/foreign-keys&gt;&lt;ref-type name="Online Database"&gt;45&lt;/ref-type&gt;&lt;contributors&gt;&lt;authors&gt;&lt;author&gt;Center for Biological Diversity, &lt;/author&gt;&lt;author&gt;Center for Food Safety,&lt;/author&gt;&lt;author&gt;Xerces Society, &lt;/author&gt;&lt;author&gt;Brower, L.P.&lt;/author&gt;&lt;/authors&gt;&lt;/contributors&gt;&lt;titles&gt;&lt;title&gt;Petition to protect the monarch butterfly (Danaus plexippus plexippus) under the Endangered Species Act&lt;/title&gt;&lt;/titles&gt;&lt;dates&gt;&lt;year&gt;2014&lt;/year&gt;&lt;pub-dates&gt;&lt;date&gt;January 2015&lt;/date&gt;&lt;/pub-dates&gt;&lt;/dates&gt;&lt;urls&gt;&lt;related-urls&gt;&lt;url&gt;http://www.xerces.org/2014/12/29/monarch-butterfly-moves-toward-endangered-species-act-protection/&lt;/url&gt;&lt;/related-urls&gt;&lt;/urls&gt;&lt;/record&gt;&lt;/Cite&gt;&lt;/EndNote&gt;</w:instrText>
      </w:r>
      <w:r w:rsidR="007373FC" w:rsidRPr="00A737D0">
        <w:rPr>
          <w:rFonts w:ascii="Times New Roman" w:hAnsi="Times New Roman" w:cs="Times New Roman"/>
          <w:sz w:val="24"/>
          <w:szCs w:val="24"/>
        </w:rPr>
        <w:fldChar w:fldCharType="separate"/>
      </w:r>
      <w:r w:rsidR="007373FC" w:rsidRPr="00A737D0">
        <w:rPr>
          <w:rFonts w:ascii="Times New Roman" w:hAnsi="Times New Roman" w:cs="Times New Roman"/>
          <w:noProof/>
          <w:sz w:val="24"/>
          <w:szCs w:val="24"/>
        </w:rPr>
        <w:t xml:space="preserve">(Center for Biological Diversity </w:t>
      </w:r>
      <w:r w:rsidR="007373FC" w:rsidRPr="00A737D0">
        <w:rPr>
          <w:rFonts w:ascii="Times New Roman" w:hAnsi="Times New Roman" w:cs="Times New Roman"/>
          <w:i/>
          <w:noProof/>
          <w:sz w:val="24"/>
          <w:szCs w:val="24"/>
        </w:rPr>
        <w:t>et al</w:t>
      </w:r>
      <w:r w:rsidR="007373FC" w:rsidRPr="00A737D0">
        <w:rPr>
          <w:rFonts w:ascii="Times New Roman" w:hAnsi="Times New Roman" w:cs="Times New Roman"/>
          <w:noProof/>
          <w:sz w:val="24"/>
          <w:szCs w:val="24"/>
        </w:rPr>
        <w:t>. 2014)</w:t>
      </w:r>
      <w:r w:rsidR="007373FC" w:rsidRPr="00A737D0">
        <w:rPr>
          <w:rFonts w:ascii="Times New Roman" w:hAnsi="Times New Roman" w:cs="Times New Roman"/>
          <w:sz w:val="24"/>
          <w:szCs w:val="24"/>
        </w:rPr>
        <w:fldChar w:fldCharType="end"/>
      </w:r>
      <w:r w:rsidR="00B3540F" w:rsidRPr="00A737D0">
        <w:rPr>
          <w:rFonts w:ascii="Times New Roman" w:hAnsi="Times New Roman" w:cs="Times New Roman"/>
          <w:sz w:val="24"/>
          <w:szCs w:val="24"/>
        </w:rPr>
        <w:t xml:space="preserve">, </w:t>
      </w:r>
      <w:r w:rsidR="00177142" w:rsidRPr="00A737D0">
        <w:rPr>
          <w:rFonts w:ascii="Times New Roman" w:hAnsi="Times New Roman" w:cs="Times New Roman"/>
          <w:sz w:val="24"/>
          <w:szCs w:val="24"/>
        </w:rPr>
        <w:t>and in December 2014 the USFWS initiated a review of the status of the species</w:t>
      </w:r>
      <w:r w:rsidR="00B3540F" w:rsidRPr="00A737D0">
        <w:rPr>
          <w:rFonts w:ascii="Times New Roman" w:hAnsi="Times New Roman" w:cs="Times New Roman"/>
          <w:sz w:val="24"/>
          <w:szCs w:val="24"/>
        </w:rPr>
        <w:t xml:space="preserve"> (Federal Register 2014)</w:t>
      </w:r>
      <w:r w:rsidR="00400CCF">
        <w:rPr>
          <w:rFonts w:ascii="Times New Roman" w:hAnsi="Times New Roman" w:cs="Times New Roman"/>
          <w:sz w:val="24"/>
          <w:szCs w:val="24"/>
        </w:rPr>
        <w:t xml:space="preserve"> with a listing decision to be rendered by June 2019 (Center for Food Safety </w:t>
      </w:r>
      <w:r w:rsidR="00400CCF" w:rsidRPr="00400CCF">
        <w:rPr>
          <w:rFonts w:ascii="Times New Roman" w:hAnsi="Times New Roman" w:cs="Times New Roman"/>
          <w:i/>
          <w:sz w:val="24"/>
          <w:szCs w:val="24"/>
        </w:rPr>
        <w:t>et al</w:t>
      </w:r>
      <w:r w:rsidR="00400CCF">
        <w:rPr>
          <w:rFonts w:ascii="Times New Roman" w:hAnsi="Times New Roman" w:cs="Times New Roman"/>
          <w:sz w:val="24"/>
          <w:szCs w:val="24"/>
        </w:rPr>
        <w:t>. v. S.M.R. Jewell, 2016, No. 1:16-cv-01008-EGS)</w:t>
      </w:r>
      <w:r w:rsidR="007373FC" w:rsidRPr="00A737D0">
        <w:rPr>
          <w:rFonts w:ascii="Times New Roman" w:hAnsi="Times New Roman" w:cs="Times New Roman"/>
          <w:sz w:val="24"/>
          <w:szCs w:val="24"/>
        </w:rPr>
        <w:t xml:space="preserve">. While the </w:t>
      </w:r>
      <w:r w:rsidR="007D58DD">
        <w:rPr>
          <w:rFonts w:ascii="Times New Roman" w:hAnsi="Times New Roman" w:cs="Times New Roman"/>
          <w:sz w:val="24"/>
          <w:szCs w:val="24"/>
        </w:rPr>
        <w:t>petition</w:t>
      </w:r>
      <w:r w:rsidR="00F65BFE">
        <w:rPr>
          <w:rFonts w:ascii="Times New Roman" w:hAnsi="Times New Roman" w:cs="Times New Roman"/>
          <w:sz w:val="24"/>
          <w:szCs w:val="24"/>
        </w:rPr>
        <w:t xml:space="preserve"> is under consideration</w:t>
      </w:r>
      <w:r w:rsidR="007D58DD">
        <w:rPr>
          <w:rFonts w:ascii="Times New Roman" w:hAnsi="Times New Roman" w:cs="Times New Roman"/>
          <w:sz w:val="24"/>
          <w:szCs w:val="24"/>
        </w:rPr>
        <w:t>, the</w:t>
      </w:r>
      <w:r w:rsidR="00F65BFE">
        <w:rPr>
          <w:rFonts w:ascii="Times New Roman" w:hAnsi="Times New Roman" w:cs="Times New Roman"/>
          <w:sz w:val="24"/>
          <w:szCs w:val="24"/>
        </w:rPr>
        <w:t xml:space="preserve"> USFWS</w:t>
      </w:r>
      <w:r w:rsidR="007D58DD">
        <w:rPr>
          <w:rFonts w:ascii="Times New Roman" w:hAnsi="Times New Roman" w:cs="Times New Roman"/>
          <w:sz w:val="24"/>
          <w:szCs w:val="24"/>
        </w:rPr>
        <w:t xml:space="preserve"> </w:t>
      </w:r>
      <w:r w:rsidR="007373FC" w:rsidRPr="00A737D0">
        <w:rPr>
          <w:rFonts w:ascii="Times New Roman" w:hAnsi="Times New Roman" w:cs="Times New Roman"/>
          <w:sz w:val="24"/>
          <w:szCs w:val="24"/>
        </w:rPr>
        <w:t>announced a short-term goal of restoring</w:t>
      </w:r>
      <w:r w:rsidR="00DB7764">
        <w:rPr>
          <w:rFonts w:ascii="Times New Roman" w:hAnsi="Times New Roman" w:cs="Times New Roman"/>
          <w:sz w:val="24"/>
          <w:szCs w:val="24"/>
        </w:rPr>
        <w:t xml:space="preserve"> by 2020</w:t>
      </w:r>
      <w:r w:rsidR="007373FC" w:rsidRPr="00A737D0">
        <w:rPr>
          <w:rFonts w:ascii="Times New Roman" w:hAnsi="Times New Roman" w:cs="Times New Roman"/>
          <w:sz w:val="24"/>
          <w:szCs w:val="24"/>
        </w:rPr>
        <w:t xml:space="preserve"> sufficient </w:t>
      </w:r>
      <w:r w:rsidR="00F65BFE">
        <w:rPr>
          <w:rFonts w:ascii="Times New Roman" w:hAnsi="Times New Roman" w:cs="Times New Roman"/>
          <w:sz w:val="24"/>
          <w:szCs w:val="24"/>
        </w:rPr>
        <w:t>habitat</w:t>
      </w:r>
      <w:r w:rsidR="007373FC" w:rsidRPr="00A737D0">
        <w:rPr>
          <w:rFonts w:ascii="Times New Roman" w:hAnsi="Times New Roman" w:cs="Times New Roman"/>
          <w:sz w:val="24"/>
          <w:szCs w:val="24"/>
        </w:rPr>
        <w:t xml:space="preserve"> in the </w:t>
      </w:r>
      <w:r w:rsidR="00665DB0">
        <w:rPr>
          <w:rFonts w:ascii="Times New Roman" w:hAnsi="Times New Roman" w:cs="Times New Roman"/>
          <w:sz w:val="24"/>
          <w:szCs w:val="24"/>
        </w:rPr>
        <w:t>U.S.</w:t>
      </w:r>
      <w:r w:rsidR="007373FC" w:rsidRPr="00A737D0">
        <w:rPr>
          <w:rFonts w:ascii="Times New Roman" w:hAnsi="Times New Roman" w:cs="Times New Roman"/>
          <w:sz w:val="24"/>
          <w:szCs w:val="24"/>
        </w:rPr>
        <w:t xml:space="preserve"> to support a monarch population of </w:t>
      </w:r>
      <w:del w:id="3" w:author="Hilburger, Steven B." w:date="2017-01-03T15:16:00Z">
        <w:r w:rsidR="007373FC" w:rsidRPr="00A737D0" w:rsidDel="006B557E">
          <w:rPr>
            <w:rFonts w:ascii="Times New Roman" w:hAnsi="Times New Roman" w:cs="Times New Roman"/>
            <w:sz w:val="24"/>
            <w:szCs w:val="24"/>
          </w:rPr>
          <w:delText>6 ha</w:delText>
        </w:r>
      </w:del>
      <w:ins w:id="4" w:author="Hilburger, Steven B." w:date="2017-01-03T15:16:00Z">
        <w:r w:rsidR="006B557E">
          <w:rPr>
            <w:rFonts w:ascii="Times New Roman" w:hAnsi="Times New Roman" w:cs="Times New Roman"/>
            <w:sz w:val="24"/>
            <w:szCs w:val="24"/>
          </w:rPr>
          <w:t>6-ha</w:t>
        </w:r>
      </w:ins>
      <w:r w:rsidR="007373FC" w:rsidRPr="00A737D0">
        <w:rPr>
          <w:rFonts w:ascii="Times New Roman" w:hAnsi="Times New Roman" w:cs="Times New Roman"/>
          <w:sz w:val="24"/>
          <w:szCs w:val="24"/>
        </w:rPr>
        <w:t xml:space="preserve"> in overwintering habitat</w:t>
      </w:r>
      <w:r w:rsidR="001D643D" w:rsidRPr="00A737D0">
        <w:rPr>
          <w:rFonts w:ascii="Times New Roman" w:hAnsi="Times New Roman" w:cs="Times New Roman"/>
          <w:sz w:val="24"/>
          <w:szCs w:val="24"/>
        </w:rPr>
        <w:t xml:space="preserve"> in Mexico</w:t>
      </w:r>
      <w:r w:rsidR="00852C9B" w:rsidRPr="00A737D0">
        <w:rPr>
          <w:rFonts w:ascii="Times New Roman" w:hAnsi="Times New Roman" w:cs="Times New Roman"/>
          <w:sz w:val="24"/>
          <w:szCs w:val="24"/>
        </w:rPr>
        <w:t xml:space="preserve"> </w:t>
      </w:r>
      <w:r w:rsidR="00120716" w:rsidRPr="00A737D0">
        <w:rPr>
          <w:rFonts w:ascii="Times New Roman" w:hAnsi="Times New Roman" w:cs="Times New Roman"/>
          <w:sz w:val="24"/>
          <w:szCs w:val="24"/>
        </w:rPr>
        <w:t>(</w:t>
      </w:r>
      <w:r w:rsidR="00D43B34">
        <w:rPr>
          <w:rFonts w:ascii="Times New Roman" w:hAnsi="Times New Roman" w:cs="Times New Roman"/>
          <w:sz w:val="24"/>
          <w:szCs w:val="24"/>
        </w:rPr>
        <w:t>Pollinator Health Task Force</w:t>
      </w:r>
      <w:r w:rsidR="0033268C" w:rsidRPr="00A737D0">
        <w:rPr>
          <w:rFonts w:ascii="Times New Roman" w:hAnsi="Times New Roman" w:cs="Times New Roman"/>
          <w:sz w:val="24"/>
          <w:szCs w:val="24"/>
        </w:rPr>
        <w:t xml:space="preserve"> 2015</w:t>
      </w:r>
      <w:r w:rsidR="00120716" w:rsidRPr="00A737D0">
        <w:rPr>
          <w:rFonts w:ascii="Times New Roman" w:hAnsi="Times New Roman" w:cs="Times New Roman"/>
          <w:sz w:val="24"/>
          <w:szCs w:val="24"/>
        </w:rPr>
        <w:t>)</w:t>
      </w:r>
      <w:r w:rsidR="007373FC" w:rsidRPr="00A737D0">
        <w:rPr>
          <w:rFonts w:ascii="Times New Roman" w:hAnsi="Times New Roman" w:cs="Times New Roman"/>
          <w:sz w:val="24"/>
          <w:szCs w:val="24"/>
        </w:rPr>
        <w:t xml:space="preserve">. </w:t>
      </w:r>
      <w:r w:rsidR="00884C86">
        <w:rPr>
          <w:rFonts w:ascii="Times New Roman" w:hAnsi="Times New Roman" w:cs="Times New Roman"/>
          <w:sz w:val="24"/>
          <w:szCs w:val="24"/>
        </w:rPr>
        <w:t xml:space="preserve">This 6-ha </w:t>
      </w:r>
      <w:r w:rsidR="00281E4D">
        <w:rPr>
          <w:rFonts w:ascii="Times New Roman" w:hAnsi="Times New Roman" w:cs="Times New Roman"/>
          <w:sz w:val="24"/>
          <w:szCs w:val="24"/>
        </w:rPr>
        <w:t>indicator</w:t>
      </w:r>
      <w:r w:rsidR="00884C86">
        <w:rPr>
          <w:rFonts w:ascii="Times New Roman" w:hAnsi="Times New Roman" w:cs="Times New Roman"/>
          <w:sz w:val="24"/>
          <w:szCs w:val="24"/>
        </w:rPr>
        <w:t xml:space="preserve"> was adopted by Canada and Mexico as a trinational goal for this species</w:t>
      </w:r>
      <w:r w:rsidR="00C2728D">
        <w:rPr>
          <w:rFonts w:ascii="Times New Roman" w:hAnsi="Times New Roman" w:cs="Times New Roman"/>
          <w:sz w:val="24"/>
          <w:szCs w:val="24"/>
        </w:rPr>
        <w:t xml:space="preserve"> (</w:t>
      </w:r>
      <w:r w:rsidR="00854B57">
        <w:rPr>
          <w:rFonts w:ascii="Times New Roman" w:hAnsi="Times New Roman" w:cs="Times New Roman"/>
          <w:sz w:val="24"/>
          <w:szCs w:val="24"/>
        </w:rPr>
        <w:t xml:space="preserve">Trudeau </w:t>
      </w:r>
      <w:del w:id="5" w:author="Hilburger, Steven B." w:date="2017-01-03T15:15:00Z">
        <w:r w:rsidR="00854B57" w:rsidDel="006B557E">
          <w:rPr>
            <w:rFonts w:ascii="Times New Roman" w:hAnsi="Times New Roman" w:cs="Times New Roman"/>
            <w:sz w:val="24"/>
            <w:szCs w:val="24"/>
          </w:rPr>
          <w:delText>et al.</w:delText>
        </w:r>
      </w:del>
      <w:ins w:id="6" w:author="Hilburger, Steven B." w:date="2017-01-03T15:15:00Z">
        <w:r w:rsidR="006B557E" w:rsidRPr="006B557E">
          <w:rPr>
            <w:rFonts w:ascii="Times New Roman" w:hAnsi="Times New Roman" w:cs="Times New Roman"/>
            <w:i/>
            <w:sz w:val="24"/>
            <w:szCs w:val="24"/>
          </w:rPr>
          <w:t>et al.</w:t>
        </w:r>
      </w:ins>
      <w:r w:rsidR="00854B57">
        <w:rPr>
          <w:rFonts w:ascii="Times New Roman" w:hAnsi="Times New Roman" w:cs="Times New Roman"/>
          <w:sz w:val="24"/>
          <w:szCs w:val="24"/>
        </w:rPr>
        <w:t xml:space="preserve"> 2016</w:t>
      </w:r>
      <w:r w:rsidR="00C2728D">
        <w:rPr>
          <w:rFonts w:ascii="Times New Roman" w:hAnsi="Times New Roman" w:cs="Times New Roman"/>
          <w:sz w:val="24"/>
          <w:szCs w:val="24"/>
        </w:rPr>
        <w:t>)</w:t>
      </w:r>
      <w:r w:rsidR="00884C86">
        <w:rPr>
          <w:rFonts w:ascii="Times New Roman" w:hAnsi="Times New Roman" w:cs="Times New Roman"/>
          <w:sz w:val="24"/>
          <w:szCs w:val="24"/>
        </w:rPr>
        <w:t xml:space="preserve">. </w:t>
      </w:r>
    </w:p>
    <w:p w14:paraId="6680E39F" w14:textId="143571FD" w:rsidR="008B13B6" w:rsidRPr="00A737D0" w:rsidRDefault="00D201C5" w:rsidP="00ED6049">
      <w:pPr>
        <w:spacing w:before="240" w:line="480" w:lineRule="auto"/>
        <w:rPr>
          <w:rFonts w:ascii="Times New Roman" w:hAnsi="Times New Roman" w:cs="Times New Roman"/>
          <w:sz w:val="24"/>
          <w:szCs w:val="24"/>
        </w:rPr>
      </w:pPr>
      <w:r w:rsidRPr="00D201C5">
        <w:rPr>
          <w:rFonts w:ascii="Times New Roman" w:hAnsi="Times New Roman" w:cs="Times New Roman"/>
          <w:i/>
          <w:sz w:val="24"/>
          <w:szCs w:val="24"/>
        </w:rPr>
        <w:lastRenderedPageBreak/>
        <w:t>Asclepias</w:t>
      </w:r>
      <w:r w:rsidR="003D7290">
        <w:rPr>
          <w:rFonts w:ascii="Times New Roman" w:hAnsi="Times New Roman" w:cs="Times New Roman"/>
          <w:sz w:val="24"/>
          <w:szCs w:val="24"/>
        </w:rPr>
        <w:t xml:space="preserve"> species </w:t>
      </w:r>
      <w:ins w:id="7" w:author="Karen S Oberhauser" w:date="2016-12-30T13:57:00Z">
        <w:r w:rsidR="00D3226A">
          <w:rPr>
            <w:rFonts w:ascii="Times New Roman" w:hAnsi="Times New Roman" w:cs="Times New Roman"/>
            <w:sz w:val="24"/>
            <w:szCs w:val="24"/>
          </w:rPr>
          <w:t xml:space="preserve">(and a few closely-related genera) </w:t>
        </w:r>
      </w:ins>
      <w:r w:rsidR="003D7290">
        <w:rPr>
          <w:rFonts w:ascii="Times New Roman" w:hAnsi="Times New Roman" w:cs="Times New Roman"/>
          <w:sz w:val="24"/>
          <w:szCs w:val="24"/>
        </w:rPr>
        <w:t>are the sole host plant</w:t>
      </w:r>
      <w:ins w:id="8" w:author="Karen S Oberhauser" w:date="2016-12-30T13:57:00Z">
        <w:r w:rsidR="00D3226A">
          <w:rPr>
            <w:rFonts w:ascii="Times New Roman" w:hAnsi="Times New Roman" w:cs="Times New Roman"/>
            <w:sz w:val="24"/>
            <w:szCs w:val="24"/>
          </w:rPr>
          <w:t>s</w:t>
        </w:r>
      </w:ins>
      <w:r w:rsidR="003D7290">
        <w:rPr>
          <w:rFonts w:ascii="Times New Roman" w:hAnsi="Times New Roman" w:cs="Times New Roman"/>
          <w:sz w:val="24"/>
          <w:szCs w:val="24"/>
        </w:rPr>
        <w:t xml:space="preserve"> for monarchs but common milkweed (</w:t>
      </w:r>
      <w:r w:rsidR="003D7290" w:rsidRPr="003D7290">
        <w:rPr>
          <w:rFonts w:ascii="Times New Roman" w:hAnsi="Times New Roman" w:cs="Times New Roman"/>
          <w:i/>
          <w:sz w:val="24"/>
          <w:szCs w:val="24"/>
        </w:rPr>
        <w:t>A. syriaca</w:t>
      </w:r>
      <w:r w:rsidR="003D7290">
        <w:rPr>
          <w:rFonts w:ascii="Times New Roman" w:hAnsi="Times New Roman" w:cs="Times New Roman"/>
          <w:sz w:val="24"/>
          <w:szCs w:val="24"/>
        </w:rPr>
        <w:t xml:space="preserve">) is the species used by &gt;90% of monarchs in the summer breeding range within eastern North America </w:t>
      </w:r>
      <w:commentRangeStart w:id="9"/>
      <w:r w:rsidR="003D7290">
        <w:rPr>
          <w:rFonts w:ascii="Times New Roman" w:hAnsi="Times New Roman" w:cs="Times New Roman"/>
          <w:sz w:val="24"/>
          <w:szCs w:val="24"/>
        </w:rPr>
        <w:t xml:space="preserve">(Malcolm </w:t>
      </w:r>
      <w:del w:id="10" w:author="Hilburger, Steven B." w:date="2017-01-03T15:15:00Z">
        <w:r w:rsidR="003D7290" w:rsidDel="006B557E">
          <w:rPr>
            <w:rFonts w:ascii="Times New Roman" w:hAnsi="Times New Roman" w:cs="Times New Roman"/>
            <w:sz w:val="24"/>
            <w:szCs w:val="24"/>
          </w:rPr>
          <w:delText>et al.</w:delText>
        </w:r>
      </w:del>
      <w:ins w:id="11" w:author="Hilburger, Steven B." w:date="2017-01-03T15:15:00Z">
        <w:r w:rsidR="006B557E" w:rsidRPr="006B557E">
          <w:rPr>
            <w:rFonts w:ascii="Times New Roman" w:hAnsi="Times New Roman" w:cs="Times New Roman"/>
            <w:i/>
            <w:sz w:val="24"/>
            <w:szCs w:val="24"/>
          </w:rPr>
          <w:t>et al.</w:t>
        </w:r>
      </w:ins>
      <w:r w:rsidR="003D7290">
        <w:rPr>
          <w:rFonts w:ascii="Times New Roman" w:hAnsi="Times New Roman" w:cs="Times New Roman"/>
          <w:sz w:val="24"/>
          <w:szCs w:val="24"/>
        </w:rPr>
        <w:t xml:space="preserve"> 1993). </w:t>
      </w:r>
      <w:commentRangeEnd w:id="9"/>
      <w:r w:rsidR="006B557E">
        <w:rPr>
          <w:rStyle w:val="CommentReference"/>
        </w:rPr>
        <w:commentReference w:id="9"/>
      </w:r>
      <w:r w:rsidR="0076171F" w:rsidRPr="0076171F">
        <w:rPr>
          <w:rFonts w:ascii="Times New Roman" w:hAnsi="Times New Roman" w:cs="Times New Roman"/>
          <w:sz w:val="24"/>
          <w:szCs w:val="24"/>
        </w:rPr>
        <w:t>Pleasants and Oberhauser (2013) and Pleasants (2015</w:t>
      </w:r>
      <w:r w:rsidR="0076171F">
        <w:rPr>
          <w:rFonts w:ascii="Times New Roman" w:hAnsi="Times New Roman" w:cs="Times New Roman"/>
          <w:sz w:val="24"/>
          <w:szCs w:val="24"/>
        </w:rPr>
        <w:t>, 2016</w:t>
      </w:r>
      <w:r w:rsidR="0076171F" w:rsidRPr="0076171F">
        <w:rPr>
          <w:rFonts w:ascii="Times New Roman" w:hAnsi="Times New Roman" w:cs="Times New Roman"/>
          <w:sz w:val="24"/>
          <w:szCs w:val="24"/>
        </w:rPr>
        <w:t xml:space="preserve">) </w:t>
      </w:r>
      <w:del w:id="12" w:author="Karen S Oberhauser" w:date="2016-12-30T13:57:00Z">
        <w:r w:rsidR="0076171F" w:rsidRPr="0076171F" w:rsidDel="00D3226A">
          <w:rPr>
            <w:rFonts w:ascii="Times New Roman" w:hAnsi="Times New Roman" w:cs="Times New Roman"/>
            <w:sz w:val="24"/>
            <w:szCs w:val="24"/>
          </w:rPr>
          <w:delText xml:space="preserve">proposed </w:delText>
        </w:r>
      </w:del>
      <w:ins w:id="13" w:author="Karen S Oberhauser" w:date="2016-12-30T13:57:00Z">
        <w:r w:rsidR="00D3226A">
          <w:rPr>
            <w:rFonts w:ascii="Times New Roman" w:hAnsi="Times New Roman" w:cs="Times New Roman"/>
            <w:sz w:val="24"/>
            <w:szCs w:val="24"/>
          </w:rPr>
          <w:t>documented</w:t>
        </w:r>
        <w:r w:rsidR="00D3226A" w:rsidRPr="0076171F">
          <w:rPr>
            <w:rFonts w:ascii="Times New Roman" w:hAnsi="Times New Roman" w:cs="Times New Roman"/>
            <w:sz w:val="24"/>
            <w:szCs w:val="24"/>
          </w:rPr>
          <w:t xml:space="preserve"> </w:t>
        </w:r>
      </w:ins>
      <w:r w:rsidR="0076171F" w:rsidRPr="0076171F">
        <w:rPr>
          <w:rFonts w:ascii="Times New Roman" w:hAnsi="Times New Roman" w:cs="Times New Roman"/>
          <w:sz w:val="24"/>
          <w:szCs w:val="24"/>
        </w:rPr>
        <w:t>a strong relationship between the amount of milkweed in the Midwestern U.S. and forest area occupied by overwintering monarchs in Mexico</w:t>
      </w:r>
      <w:r w:rsidR="0076171F">
        <w:rPr>
          <w:rFonts w:ascii="Times New Roman" w:hAnsi="Times New Roman" w:cs="Times New Roman"/>
          <w:sz w:val="24"/>
          <w:szCs w:val="24"/>
        </w:rPr>
        <w:t>; thus,</w:t>
      </w:r>
      <w:r w:rsidR="0076171F" w:rsidRPr="0076171F">
        <w:rPr>
          <w:rFonts w:ascii="Times New Roman" w:hAnsi="Times New Roman" w:cs="Times New Roman"/>
          <w:sz w:val="24"/>
          <w:szCs w:val="24"/>
        </w:rPr>
        <w:t xml:space="preserve"> </w:t>
      </w:r>
      <w:r w:rsidR="0076171F" w:rsidRPr="00A737D0">
        <w:rPr>
          <w:rFonts w:ascii="Times New Roman" w:hAnsi="Times New Roman" w:cs="Times New Roman"/>
          <w:sz w:val="24"/>
          <w:szCs w:val="24"/>
        </w:rPr>
        <w:t xml:space="preserve">it is not surprising that recent demographic analyses have indicated </w:t>
      </w:r>
      <w:ins w:id="14" w:author="Karen S Oberhauser" w:date="2016-12-30T13:58:00Z">
        <w:r w:rsidR="00D3226A">
          <w:rPr>
            <w:rFonts w:ascii="Times New Roman" w:hAnsi="Times New Roman" w:cs="Times New Roman"/>
            <w:sz w:val="24"/>
            <w:szCs w:val="24"/>
          </w:rPr>
          <w:t xml:space="preserve">that </w:t>
        </w:r>
      </w:ins>
      <w:r w:rsidR="0076171F" w:rsidRPr="00A737D0">
        <w:rPr>
          <w:rFonts w:ascii="Times New Roman" w:hAnsi="Times New Roman" w:cs="Times New Roman"/>
          <w:sz w:val="24"/>
          <w:szCs w:val="24"/>
        </w:rPr>
        <w:t xml:space="preserve">reintroducing milkweed into landscapes in the </w:t>
      </w:r>
      <w:r w:rsidR="0076171F">
        <w:rPr>
          <w:rFonts w:ascii="Times New Roman" w:hAnsi="Times New Roman" w:cs="Times New Roman"/>
          <w:sz w:val="24"/>
          <w:szCs w:val="24"/>
        </w:rPr>
        <w:t>Midwestern U.S.</w:t>
      </w:r>
      <w:r w:rsidR="0076171F" w:rsidRPr="00A737D0">
        <w:rPr>
          <w:rFonts w:ascii="Times New Roman" w:hAnsi="Times New Roman" w:cs="Times New Roman"/>
          <w:sz w:val="24"/>
          <w:szCs w:val="24"/>
        </w:rPr>
        <w:t xml:space="preserve">, relative to other areas of the northern breeding range, would be </w:t>
      </w:r>
      <w:r w:rsidR="0076171F">
        <w:rPr>
          <w:rFonts w:ascii="Times New Roman" w:hAnsi="Times New Roman" w:cs="Times New Roman"/>
          <w:sz w:val="24"/>
          <w:szCs w:val="24"/>
        </w:rPr>
        <w:t>most important for</w:t>
      </w:r>
      <w:r w:rsidR="0076171F" w:rsidRPr="00A737D0">
        <w:rPr>
          <w:rFonts w:ascii="Times New Roman" w:hAnsi="Times New Roman" w:cs="Times New Roman"/>
          <w:sz w:val="24"/>
          <w:szCs w:val="24"/>
        </w:rPr>
        <w:t xml:space="preserve"> recovery of the population (Oberhauser </w:t>
      </w:r>
      <w:r w:rsidR="0076171F" w:rsidRPr="00A737D0">
        <w:rPr>
          <w:rFonts w:ascii="Times New Roman" w:hAnsi="Times New Roman" w:cs="Times New Roman"/>
          <w:i/>
          <w:sz w:val="24"/>
          <w:szCs w:val="24"/>
        </w:rPr>
        <w:t>et al</w:t>
      </w:r>
      <w:r w:rsidR="0076171F" w:rsidRPr="00A737D0">
        <w:rPr>
          <w:rFonts w:ascii="Times New Roman" w:hAnsi="Times New Roman" w:cs="Times New Roman"/>
          <w:sz w:val="24"/>
          <w:szCs w:val="24"/>
        </w:rPr>
        <w:t>.,</w:t>
      </w:r>
      <w:r w:rsidR="0076171F" w:rsidRPr="00A737D0">
        <w:rPr>
          <w:rFonts w:ascii="Times New Roman" w:hAnsi="Times New Roman" w:cs="Times New Roman"/>
          <w:i/>
          <w:sz w:val="24"/>
          <w:szCs w:val="24"/>
        </w:rPr>
        <w:t xml:space="preserve"> </w:t>
      </w:r>
      <w:r w:rsidR="0076171F">
        <w:rPr>
          <w:rFonts w:ascii="Times New Roman" w:hAnsi="Times New Roman" w:cs="Times New Roman"/>
          <w:sz w:val="24"/>
          <w:szCs w:val="24"/>
        </w:rPr>
        <w:t>2016</w:t>
      </w:r>
      <w:r w:rsidR="0076171F" w:rsidRPr="00A737D0">
        <w:rPr>
          <w:rFonts w:ascii="Times New Roman" w:hAnsi="Times New Roman" w:cs="Times New Roman"/>
          <w:sz w:val="24"/>
          <w:szCs w:val="24"/>
        </w:rPr>
        <w:t xml:space="preserve">; Flockhart </w:t>
      </w:r>
      <w:r w:rsidR="0076171F" w:rsidRPr="00A737D0">
        <w:rPr>
          <w:rFonts w:ascii="Times New Roman" w:hAnsi="Times New Roman" w:cs="Times New Roman"/>
          <w:i/>
          <w:sz w:val="24"/>
          <w:szCs w:val="24"/>
        </w:rPr>
        <w:t>et al</w:t>
      </w:r>
      <w:r w:rsidR="0076171F" w:rsidRPr="00A737D0">
        <w:rPr>
          <w:rFonts w:ascii="Times New Roman" w:hAnsi="Times New Roman" w:cs="Times New Roman"/>
          <w:sz w:val="24"/>
          <w:szCs w:val="24"/>
        </w:rPr>
        <w:t xml:space="preserve">. 2015). </w:t>
      </w:r>
      <w:r w:rsidR="00E97D4C" w:rsidRPr="00A737D0">
        <w:rPr>
          <w:rFonts w:ascii="Times New Roman" w:hAnsi="Times New Roman" w:cs="Times New Roman"/>
          <w:sz w:val="24"/>
          <w:szCs w:val="24"/>
        </w:rPr>
        <w:t>Less clear, however, is</w:t>
      </w:r>
      <w:r w:rsidR="00545DA0" w:rsidRPr="00A737D0">
        <w:rPr>
          <w:rFonts w:ascii="Times New Roman" w:hAnsi="Times New Roman" w:cs="Times New Roman"/>
          <w:sz w:val="24"/>
          <w:szCs w:val="24"/>
        </w:rPr>
        <w:t xml:space="preserve"> </w:t>
      </w:r>
      <w:r w:rsidR="003210F7">
        <w:rPr>
          <w:rFonts w:ascii="Times New Roman" w:hAnsi="Times New Roman" w:cs="Times New Roman"/>
          <w:sz w:val="24"/>
          <w:szCs w:val="24"/>
        </w:rPr>
        <w:t>the identity of</w:t>
      </w:r>
      <w:r w:rsidR="0035393D" w:rsidRPr="00A737D0">
        <w:rPr>
          <w:rFonts w:ascii="Times New Roman" w:hAnsi="Times New Roman" w:cs="Times New Roman"/>
          <w:sz w:val="24"/>
          <w:szCs w:val="24"/>
        </w:rPr>
        <w:t xml:space="preserve"> Midwestern</w:t>
      </w:r>
      <w:r w:rsidR="0051725C" w:rsidRPr="00A737D0">
        <w:rPr>
          <w:rFonts w:ascii="Times New Roman" w:hAnsi="Times New Roman" w:cs="Times New Roman"/>
          <w:sz w:val="24"/>
          <w:szCs w:val="24"/>
        </w:rPr>
        <w:t xml:space="preserve"> </w:t>
      </w:r>
      <w:r w:rsidR="00E97D4C" w:rsidRPr="00A737D0">
        <w:rPr>
          <w:rFonts w:ascii="Times New Roman" w:hAnsi="Times New Roman" w:cs="Times New Roman"/>
          <w:sz w:val="24"/>
          <w:szCs w:val="24"/>
        </w:rPr>
        <w:t>habitat</w:t>
      </w:r>
      <w:r w:rsidR="0051725C" w:rsidRPr="00A737D0">
        <w:rPr>
          <w:rFonts w:ascii="Times New Roman" w:hAnsi="Times New Roman" w:cs="Times New Roman"/>
          <w:sz w:val="24"/>
          <w:szCs w:val="24"/>
        </w:rPr>
        <w:t xml:space="preserve">s </w:t>
      </w:r>
      <w:r w:rsidR="003210F7">
        <w:rPr>
          <w:rFonts w:ascii="Times New Roman" w:hAnsi="Times New Roman" w:cs="Times New Roman"/>
          <w:sz w:val="24"/>
          <w:szCs w:val="24"/>
        </w:rPr>
        <w:t xml:space="preserve">that should be restored with </w:t>
      </w:r>
      <w:r w:rsidR="0051725C" w:rsidRPr="00A737D0">
        <w:rPr>
          <w:rFonts w:ascii="Times New Roman" w:hAnsi="Times New Roman" w:cs="Times New Roman"/>
          <w:sz w:val="24"/>
          <w:szCs w:val="24"/>
        </w:rPr>
        <w:t>milkweed</w:t>
      </w:r>
      <w:r w:rsidR="00E97D4C" w:rsidRPr="00A737D0">
        <w:rPr>
          <w:rFonts w:ascii="Times New Roman" w:hAnsi="Times New Roman" w:cs="Times New Roman"/>
          <w:sz w:val="24"/>
          <w:szCs w:val="24"/>
        </w:rPr>
        <w:t>.</w:t>
      </w:r>
      <w:r w:rsidR="00754487" w:rsidRPr="00A737D0">
        <w:rPr>
          <w:rFonts w:ascii="Times New Roman" w:hAnsi="Times New Roman" w:cs="Times New Roman"/>
          <w:sz w:val="24"/>
          <w:szCs w:val="24"/>
        </w:rPr>
        <w:t xml:space="preserve"> </w:t>
      </w:r>
      <w:r w:rsidR="000C063B">
        <w:rPr>
          <w:rFonts w:ascii="Times New Roman" w:hAnsi="Times New Roman" w:cs="Times New Roman"/>
          <w:sz w:val="24"/>
          <w:szCs w:val="24"/>
        </w:rPr>
        <w:t xml:space="preserve">A number of different land-use types have been proposed for monarch habitat restoration, including governmentally protected grasslands, rights-of-way along roadsides, </w:t>
      </w:r>
      <w:r w:rsidR="000C063B" w:rsidRPr="002637C2">
        <w:rPr>
          <w:rFonts w:ascii="Times New Roman" w:hAnsi="Times New Roman" w:cs="Times New Roman"/>
          <w:noProof/>
          <w:sz w:val="24"/>
          <w:szCs w:val="24"/>
        </w:rPr>
        <w:t>powerline</w:t>
      </w:r>
      <w:ins w:id="15" w:author="Hilburger, Steven B." w:date="2017-01-31T10:36:00Z">
        <w:r w:rsidR="00404B9F">
          <w:rPr>
            <w:rFonts w:ascii="Times New Roman" w:hAnsi="Times New Roman" w:cs="Times New Roman"/>
            <w:noProof/>
            <w:sz w:val="24"/>
            <w:szCs w:val="24"/>
          </w:rPr>
          <w:t>s</w:t>
        </w:r>
      </w:ins>
      <w:r w:rsidR="000C063B">
        <w:rPr>
          <w:rFonts w:ascii="Times New Roman" w:hAnsi="Times New Roman" w:cs="Times New Roman"/>
          <w:sz w:val="24"/>
          <w:szCs w:val="24"/>
        </w:rPr>
        <w:t xml:space="preserve"> and rail lines, areas in and adjacent to agricultural fields and, given the widespread enthusiasm across the country for planting milkweed and nectar plants in cities and towns, areas in </w:t>
      </w:r>
      <w:r w:rsidR="002637C2" w:rsidRPr="002637C2">
        <w:rPr>
          <w:rFonts w:ascii="Times New Roman" w:hAnsi="Times New Roman" w:cs="Times New Roman"/>
          <w:noProof/>
          <w:sz w:val="24"/>
          <w:szCs w:val="24"/>
        </w:rPr>
        <w:t>school</w:t>
      </w:r>
      <w:r w:rsidR="000C063B" w:rsidRPr="002637C2">
        <w:rPr>
          <w:rFonts w:ascii="Times New Roman" w:hAnsi="Times New Roman" w:cs="Times New Roman"/>
          <w:noProof/>
          <w:sz w:val="24"/>
          <w:szCs w:val="24"/>
        </w:rPr>
        <w:t>yards</w:t>
      </w:r>
      <w:r w:rsidR="000C063B">
        <w:rPr>
          <w:rFonts w:ascii="Times New Roman" w:hAnsi="Times New Roman" w:cs="Times New Roman"/>
          <w:sz w:val="24"/>
          <w:szCs w:val="24"/>
        </w:rPr>
        <w:t>, backyards, and parks</w:t>
      </w:r>
      <w:r w:rsidR="0094176B">
        <w:rPr>
          <w:rFonts w:ascii="Times New Roman" w:hAnsi="Times New Roman" w:cs="Times New Roman"/>
          <w:sz w:val="24"/>
          <w:szCs w:val="24"/>
        </w:rPr>
        <w:t xml:space="preserve"> (National Pollinator Garden Network 2015, EPIC 2016, ERC 2016, NWF 2016, Pleasants 2016)</w:t>
      </w:r>
      <w:r w:rsidR="007D58DD" w:rsidRPr="00A737D0">
        <w:rPr>
          <w:rFonts w:ascii="Times New Roman" w:hAnsi="Times New Roman" w:cs="Times New Roman"/>
          <w:sz w:val="24"/>
          <w:szCs w:val="24"/>
        </w:rPr>
        <w:t>.</w:t>
      </w:r>
    </w:p>
    <w:p w14:paraId="74C37438" w14:textId="2CC89E35" w:rsidR="000B31B3" w:rsidRDefault="00A453C1" w:rsidP="00ED6049">
      <w:pPr>
        <w:spacing w:before="240" w:line="480" w:lineRule="auto"/>
        <w:rPr>
          <w:rFonts w:ascii="Times New Roman" w:hAnsi="Times New Roman" w:cs="Times New Roman"/>
          <w:sz w:val="24"/>
          <w:szCs w:val="24"/>
        </w:rPr>
      </w:pPr>
      <w:r w:rsidRPr="00A737D0">
        <w:rPr>
          <w:rFonts w:ascii="Times New Roman" w:hAnsi="Times New Roman" w:cs="Times New Roman"/>
          <w:sz w:val="24"/>
          <w:szCs w:val="24"/>
        </w:rPr>
        <w:t xml:space="preserve">A first step in determining where to restore monarch habitat is to understand where </w:t>
      </w:r>
      <w:r w:rsidR="00F625E2">
        <w:rPr>
          <w:rFonts w:ascii="Times New Roman" w:hAnsi="Times New Roman" w:cs="Times New Roman"/>
          <w:sz w:val="24"/>
          <w:szCs w:val="24"/>
        </w:rPr>
        <w:t xml:space="preserve">monarch habitat </w:t>
      </w:r>
      <w:r w:rsidRPr="00A737D0">
        <w:rPr>
          <w:rFonts w:ascii="Times New Roman" w:hAnsi="Times New Roman" w:cs="Times New Roman"/>
          <w:sz w:val="24"/>
          <w:szCs w:val="24"/>
        </w:rPr>
        <w:t>ha</w:t>
      </w:r>
      <w:r w:rsidR="00F625E2">
        <w:rPr>
          <w:rFonts w:ascii="Times New Roman" w:hAnsi="Times New Roman" w:cs="Times New Roman"/>
          <w:sz w:val="24"/>
          <w:szCs w:val="24"/>
        </w:rPr>
        <w:t>s</w:t>
      </w:r>
      <w:r w:rsidRPr="00A737D0">
        <w:rPr>
          <w:rFonts w:ascii="Times New Roman" w:hAnsi="Times New Roman" w:cs="Times New Roman"/>
          <w:sz w:val="24"/>
          <w:szCs w:val="24"/>
        </w:rPr>
        <w:t xml:space="preserve"> been lost.  </w:t>
      </w:r>
      <w:r w:rsidR="008B13B6" w:rsidRPr="00A737D0">
        <w:rPr>
          <w:rFonts w:ascii="Times New Roman" w:hAnsi="Times New Roman" w:cs="Times New Roman"/>
          <w:sz w:val="24"/>
          <w:szCs w:val="24"/>
        </w:rPr>
        <w:t>Milkweeds are the monarch butterfly’s primary food source during the larval stage (Brower 1984). Pleasants (</w:t>
      </w:r>
      <w:r w:rsidR="00E124F7" w:rsidRPr="00E124F7">
        <w:rPr>
          <w:rFonts w:ascii="Times New Roman" w:hAnsi="Times New Roman" w:cs="Times New Roman"/>
          <w:sz w:val="24"/>
          <w:szCs w:val="24"/>
        </w:rPr>
        <w:t>2016</w:t>
      </w:r>
      <w:r w:rsidR="008B13B6" w:rsidRPr="00A737D0">
        <w:rPr>
          <w:rFonts w:ascii="Times New Roman" w:hAnsi="Times New Roman" w:cs="Times New Roman"/>
          <w:sz w:val="24"/>
          <w:szCs w:val="24"/>
        </w:rPr>
        <w:t xml:space="preserve">) estimated </w:t>
      </w:r>
      <w:ins w:id="16" w:author="Karen S Oberhauser" w:date="2016-12-30T13:58:00Z">
        <w:r w:rsidR="00D3226A">
          <w:rPr>
            <w:rFonts w:ascii="Times New Roman" w:hAnsi="Times New Roman" w:cs="Times New Roman"/>
            <w:sz w:val="24"/>
            <w:szCs w:val="24"/>
          </w:rPr>
          <w:t xml:space="preserve">that </w:t>
        </w:r>
      </w:ins>
      <w:r w:rsidR="008B13B6" w:rsidRPr="00A737D0">
        <w:rPr>
          <w:rFonts w:ascii="Times New Roman" w:hAnsi="Times New Roman" w:cs="Times New Roman"/>
          <w:sz w:val="24"/>
          <w:szCs w:val="24"/>
        </w:rPr>
        <w:t xml:space="preserve">more than </w:t>
      </w:r>
      <w:r w:rsidR="00D201C5">
        <w:rPr>
          <w:rFonts w:ascii="Times New Roman" w:hAnsi="Times New Roman" w:cs="Times New Roman"/>
          <w:sz w:val="24"/>
          <w:szCs w:val="24"/>
        </w:rPr>
        <w:t>861 million</w:t>
      </w:r>
      <w:r w:rsidR="008B13B6" w:rsidRPr="00A737D0">
        <w:rPr>
          <w:rFonts w:ascii="Times New Roman" w:hAnsi="Times New Roman" w:cs="Times New Roman"/>
          <w:sz w:val="24"/>
          <w:szCs w:val="24"/>
        </w:rPr>
        <w:t xml:space="preserve"> milkweed stems disappeared in </w:t>
      </w:r>
      <w:r w:rsidR="00E97D4C" w:rsidRPr="00A737D0">
        <w:rPr>
          <w:rFonts w:ascii="Times New Roman" w:hAnsi="Times New Roman" w:cs="Times New Roman"/>
          <w:sz w:val="24"/>
          <w:szCs w:val="24"/>
        </w:rPr>
        <w:t xml:space="preserve">the </w:t>
      </w:r>
      <w:r w:rsidR="008B13B6" w:rsidRPr="00A737D0">
        <w:rPr>
          <w:rFonts w:ascii="Times New Roman" w:hAnsi="Times New Roman" w:cs="Times New Roman"/>
          <w:sz w:val="24"/>
          <w:szCs w:val="24"/>
        </w:rPr>
        <w:t xml:space="preserve">Midwest since </w:t>
      </w:r>
      <w:r w:rsidR="00D201C5">
        <w:rPr>
          <w:rFonts w:ascii="Times New Roman" w:hAnsi="Times New Roman" w:cs="Times New Roman"/>
          <w:sz w:val="24"/>
          <w:szCs w:val="24"/>
        </w:rPr>
        <w:t>1999</w:t>
      </w:r>
      <w:r w:rsidR="008B13B6" w:rsidRPr="00A737D0">
        <w:rPr>
          <w:rFonts w:ascii="Times New Roman" w:hAnsi="Times New Roman" w:cs="Times New Roman"/>
          <w:sz w:val="24"/>
          <w:szCs w:val="24"/>
        </w:rPr>
        <w:t xml:space="preserve">, primarily from agricultural and grassland </w:t>
      </w:r>
      <w:r w:rsidR="00B239F8">
        <w:rPr>
          <w:rFonts w:ascii="Times New Roman" w:hAnsi="Times New Roman" w:cs="Times New Roman"/>
          <w:sz w:val="24"/>
          <w:szCs w:val="24"/>
        </w:rPr>
        <w:t>habitat</w:t>
      </w:r>
      <w:r w:rsidR="008B13B6" w:rsidRPr="00A737D0">
        <w:rPr>
          <w:rFonts w:ascii="Times New Roman" w:hAnsi="Times New Roman" w:cs="Times New Roman"/>
          <w:sz w:val="24"/>
          <w:szCs w:val="24"/>
        </w:rPr>
        <w:t xml:space="preserve"> (Pleasants </w:t>
      </w:r>
      <w:r w:rsidR="00B75E56">
        <w:rPr>
          <w:rFonts w:ascii="Times New Roman" w:hAnsi="Times New Roman" w:cs="Times New Roman"/>
          <w:sz w:val="24"/>
          <w:szCs w:val="24"/>
        </w:rPr>
        <w:t>and</w:t>
      </w:r>
      <w:r w:rsidR="008B13B6" w:rsidRPr="00A737D0">
        <w:rPr>
          <w:rFonts w:ascii="Times New Roman" w:hAnsi="Times New Roman" w:cs="Times New Roman"/>
          <w:sz w:val="24"/>
          <w:szCs w:val="24"/>
        </w:rPr>
        <w:t xml:space="preserve"> Oberhauser 2013, Pleasants 2015</w:t>
      </w:r>
      <w:r w:rsidR="008B13B6" w:rsidRPr="00602EF2">
        <w:rPr>
          <w:rFonts w:ascii="Times New Roman" w:hAnsi="Times New Roman" w:cs="Times New Roman"/>
          <w:sz w:val="24"/>
          <w:szCs w:val="24"/>
        </w:rPr>
        <w:t xml:space="preserve">). </w:t>
      </w:r>
      <w:r w:rsidR="00CA77A1" w:rsidRPr="00602EF2">
        <w:rPr>
          <w:rFonts w:ascii="Times New Roman" w:hAnsi="Times New Roman" w:cs="Times New Roman"/>
          <w:sz w:val="24"/>
          <w:szCs w:val="24"/>
        </w:rPr>
        <w:t xml:space="preserve">Approximately </w:t>
      </w:r>
      <w:r w:rsidR="00602EF2" w:rsidRPr="00602EF2">
        <w:rPr>
          <w:rFonts w:ascii="Times New Roman" w:hAnsi="Times New Roman" w:cs="Times New Roman"/>
          <w:sz w:val="24"/>
          <w:szCs w:val="24"/>
        </w:rPr>
        <w:t>98</w:t>
      </w:r>
      <w:r w:rsidR="00852C9B" w:rsidRPr="00602EF2">
        <w:rPr>
          <w:rFonts w:ascii="Times New Roman" w:hAnsi="Times New Roman" w:cs="Times New Roman"/>
          <w:sz w:val="24"/>
          <w:szCs w:val="24"/>
        </w:rPr>
        <w:t xml:space="preserve">% </w:t>
      </w:r>
      <w:r w:rsidR="00CA77A1" w:rsidRPr="00602EF2">
        <w:rPr>
          <w:rFonts w:ascii="Times New Roman" w:hAnsi="Times New Roman" w:cs="Times New Roman"/>
          <w:sz w:val="24"/>
          <w:szCs w:val="24"/>
        </w:rPr>
        <w:t xml:space="preserve">of this </w:t>
      </w:r>
      <w:ins w:id="17" w:author="Hilburger, Steven B." w:date="2017-01-03T15:28:00Z">
        <w:r w:rsidR="006B557E">
          <w:rPr>
            <w:rFonts w:ascii="Times New Roman" w:hAnsi="Times New Roman" w:cs="Times New Roman"/>
            <w:sz w:val="24"/>
            <w:szCs w:val="24"/>
          </w:rPr>
          <w:t>change</w:t>
        </w:r>
      </w:ins>
      <w:ins w:id="18" w:author="Hilburger, Steven B." w:date="2017-01-03T15:29:00Z">
        <w:r w:rsidR="006B557E">
          <w:rPr>
            <w:rFonts w:ascii="Times New Roman" w:hAnsi="Times New Roman" w:cs="Times New Roman"/>
            <w:sz w:val="24"/>
            <w:szCs w:val="24"/>
          </w:rPr>
          <w:t xml:space="preserve"> </w:t>
        </w:r>
      </w:ins>
      <w:del w:id="19" w:author="Hilburger, Steven B." w:date="2017-01-03T15:28:00Z">
        <w:r w:rsidR="00CA77A1" w:rsidRPr="00602EF2" w:rsidDel="006B557E">
          <w:rPr>
            <w:rFonts w:ascii="Times New Roman" w:hAnsi="Times New Roman" w:cs="Times New Roman"/>
            <w:sz w:val="24"/>
            <w:szCs w:val="24"/>
          </w:rPr>
          <w:delText xml:space="preserve">loss of milkweed </w:delText>
        </w:r>
      </w:del>
      <w:r w:rsidR="00B239F8" w:rsidRPr="00602EF2">
        <w:rPr>
          <w:rFonts w:ascii="Times New Roman" w:hAnsi="Times New Roman" w:cs="Times New Roman"/>
          <w:sz w:val="24"/>
          <w:szCs w:val="24"/>
        </w:rPr>
        <w:t>is</w:t>
      </w:r>
      <w:r w:rsidR="00CA77A1" w:rsidRPr="00602EF2">
        <w:rPr>
          <w:rFonts w:ascii="Times New Roman" w:hAnsi="Times New Roman" w:cs="Times New Roman"/>
          <w:sz w:val="24"/>
          <w:szCs w:val="24"/>
        </w:rPr>
        <w:t xml:space="preserve"> </w:t>
      </w:r>
      <w:r w:rsidR="008E2A65" w:rsidRPr="00602EF2">
        <w:rPr>
          <w:rFonts w:ascii="Times New Roman" w:hAnsi="Times New Roman" w:cs="Times New Roman"/>
          <w:sz w:val="24"/>
          <w:szCs w:val="24"/>
        </w:rPr>
        <w:t>attributed</w:t>
      </w:r>
      <w:r w:rsidR="00B239F8" w:rsidRPr="00602EF2">
        <w:rPr>
          <w:rFonts w:ascii="Times New Roman" w:hAnsi="Times New Roman" w:cs="Times New Roman"/>
          <w:sz w:val="24"/>
          <w:szCs w:val="24"/>
        </w:rPr>
        <w:t xml:space="preserve"> to </w:t>
      </w:r>
      <w:r w:rsidR="00602EF2" w:rsidRPr="00602EF2">
        <w:rPr>
          <w:rFonts w:ascii="Times New Roman" w:hAnsi="Times New Roman" w:cs="Times New Roman"/>
          <w:noProof/>
          <w:sz w:val="24"/>
          <w:szCs w:val="24"/>
        </w:rPr>
        <w:t>loss of milkweed in</w:t>
      </w:r>
      <w:r w:rsidR="00CA77A1" w:rsidRPr="00602EF2">
        <w:rPr>
          <w:rFonts w:ascii="Times New Roman" w:hAnsi="Times New Roman" w:cs="Times New Roman"/>
          <w:sz w:val="24"/>
          <w:szCs w:val="24"/>
        </w:rPr>
        <w:t xml:space="preserve"> </w:t>
      </w:r>
      <w:ins w:id="20" w:author="Hilburger, Steven B." w:date="2017-01-03T15:31:00Z">
        <w:r w:rsidR="00EA5BC7">
          <w:rPr>
            <w:rFonts w:ascii="Times New Roman" w:hAnsi="Times New Roman" w:cs="Times New Roman"/>
            <w:sz w:val="24"/>
            <w:szCs w:val="24"/>
          </w:rPr>
          <w:t xml:space="preserve">plantings of </w:t>
        </w:r>
      </w:ins>
      <w:r w:rsidR="00CA77A1" w:rsidRPr="00602EF2">
        <w:rPr>
          <w:rFonts w:ascii="Times New Roman" w:hAnsi="Times New Roman" w:cs="Times New Roman"/>
          <w:sz w:val="24"/>
          <w:szCs w:val="24"/>
        </w:rPr>
        <w:t xml:space="preserve">corn and soy </w:t>
      </w:r>
      <w:r w:rsidR="0031377D" w:rsidRPr="00602EF2">
        <w:rPr>
          <w:rFonts w:ascii="Times New Roman" w:hAnsi="Times New Roman" w:cs="Times New Roman"/>
          <w:sz w:val="24"/>
          <w:szCs w:val="24"/>
        </w:rPr>
        <w:t xml:space="preserve">that has been </w:t>
      </w:r>
      <w:r w:rsidR="00CA77A1" w:rsidRPr="00602EF2">
        <w:rPr>
          <w:rFonts w:ascii="Times New Roman" w:hAnsi="Times New Roman" w:cs="Times New Roman"/>
          <w:sz w:val="24"/>
          <w:szCs w:val="24"/>
        </w:rPr>
        <w:t xml:space="preserve">genetically modified to withstand </w:t>
      </w:r>
      <w:r w:rsidR="0031377D" w:rsidRPr="00602EF2">
        <w:rPr>
          <w:rFonts w:ascii="Times New Roman" w:hAnsi="Times New Roman" w:cs="Times New Roman"/>
          <w:sz w:val="24"/>
          <w:szCs w:val="24"/>
        </w:rPr>
        <w:t>herbicide</w:t>
      </w:r>
      <w:r w:rsidR="00CA77A1" w:rsidRPr="00602EF2">
        <w:rPr>
          <w:rFonts w:ascii="Times New Roman" w:hAnsi="Times New Roman" w:cs="Times New Roman"/>
          <w:sz w:val="24"/>
          <w:szCs w:val="24"/>
        </w:rPr>
        <w:t xml:space="preserve"> application</w:t>
      </w:r>
      <w:r w:rsidR="00602EF2">
        <w:rPr>
          <w:rFonts w:ascii="Times New Roman" w:hAnsi="Times New Roman" w:cs="Times New Roman"/>
          <w:sz w:val="24"/>
          <w:szCs w:val="24"/>
        </w:rPr>
        <w:t xml:space="preserve"> (850.3 million stem; SE = 194.2 million stems)</w:t>
      </w:r>
      <w:r w:rsidR="00CA77A1" w:rsidRPr="00602EF2">
        <w:rPr>
          <w:rFonts w:ascii="Times New Roman" w:hAnsi="Times New Roman" w:cs="Times New Roman"/>
          <w:sz w:val="24"/>
          <w:szCs w:val="24"/>
        </w:rPr>
        <w:t xml:space="preserve">; the remaining </w:t>
      </w:r>
      <w:r w:rsidR="00602EF2" w:rsidRPr="00602EF2">
        <w:rPr>
          <w:rFonts w:ascii="Times New Roman" w:hAnsi="Times New Roman" w:cs="Times New Roman"/>
          <w:sz w:val="24"/>
          <w:szCs w:val="24"/>
        </w:rPr>
        <w:t>2</w:t>
      </w:r>
      <w:r w:rsidR="009131A9" w:rsidRPr="00602EF2">
        <w:rPr>
          <w:rFonts w:ascii="Times New Roman" w:hAnsi="Times New Roman" w:cs="Times New Roman"/>
          <w:sz w:val="24"/>
          <w:szCs w:val="24"/>
        </w:rPr>
        <w:t xml:space="preserve">% of milkweed loss </w:t>
      </w:r>
      <w:r w:rsidR="00B239F8" w:rsidRPr="00602EF2">
        <w:rPr>
          <w:rFonts w:ascii="Times New Roman" w:hAnsi="Times New Roman" w:cs="Times New Roman"/>
          <w:sz w:val="24"/>
          <w:szCs w:val="24"/>
        </w:rPr>
        <w:t>is</w:t>
      </w:r>
      <w:r w:rsidR="009131A9" w:rsidRPr="00602EF2">
        <w:rPr>
          <w:rFonts w:ascii="Times New Roman" w:hAnsi="Times New Roman" w:cs="Times New Roman"/>
          <w:sz w:val="24"/>
          <w:szCs w:val="24"/>
        </w:rPr>
        <w:t xml:space="preserve"> </w:t>
      </w:r>
      <w:r w:rsidR="008E2A65" w:rsidRPr="00602EF2">
        <w:rPr>
          <w:rFonts w:ascii="Times New Roman" w:hAnsi="Times New Roman" w:cs="Times New Roman"/>
          <w:sz w:val="24"/>
          <w:szCs w:val="24"/>
        </w:rPr>
        <w:t>attributed</w:t>
      </w:r>
      <w:r w:rsidR="00CA77A1" w:rsidRPr="00602EF2">
        <w:rPr>
          <w:rFonts w:ascii="Times New Roman" w:hAnsi="Times New Roman" w:cs="Times New Roman"/>
          <w:sz w:val="24"/>
          <w:szCs w:val="24"/>
        </w:rPr>
        <w:t xml:space="preserve"> to conversion of grass</w:t>
      </w:r>
      <w:r w:rsidR="00017DA5" w:rsidRPr="00602EF2">
        <w:rPr>
          <w:rFonts w:ascii="Times New Roman" w:hAnsi="Times New Roman" w:cs="Times New Roman"/>
          <w:sz w:val="24"/>
          <w:szCs w:val="24"/>
        </w:rPr>
        <w:t>land</w:t>
      </w:r>
      <w:r w:rsidR="00CA77A1" w:rsidRPr="00602EF2">
        <w:rPr>
          <w:rFonts w:ascii="Times New Roman" w:hAnsi="Times New Roman" w:cs="Times New Roman"/>
          <w:sz w:val="24"/>
          <w:szCs w:val="24"/>
        </w:rPr>
        <w:t xml:space="preserve"> habitat to </w:t>
      </w:r>
      <w:r w:rsidR="008E2A65" w:rsidRPr="00602EF2">
        <w:rPr>
          <w:rFonts w:ascii="Times New Roman" w:hAnsi="Times New Roman" w:cs="Times New Roman"/>
          <w:sz w:val="24"/>
          <w:szCs w:val="24"/>
        </w:rPr>
        <w:t xml:space="preserve">less </w:t>
      </w:r>
      <w:r w:rsidR="00CA77A1" w:rsidRPr="00602EF2">
        <w:rPr>
          <w:rFonts w:ascii="Times New Roman" w:hAnsi="Times New Roman" w:cs="Times New Roman"/>
          <w:sz w:val="24"/>
          <w:szCs w:val="24"/>
        </w:rPr>
        <w:t xml:space="preserve">suitable habitat such </w:t>
      </w:r>
      <w:r w:rsidR="00CA77A1" w:rsidRPr="00602EF2">
        <w:rPr>
          <w:rFonts w:ascii="Times New Roman" w:hAnsi="Times New Roman" w:cs="Times New Roman"/>
          <w:sz w:val="24"/>
          <w:szCs w:val="24"/>
        </w:rPr>
        <w:lastRenderedPageBreak/>
        <w:t>as human deve</w:t>
      </w:r>
      <w:r w:rsidR="00CD7D1A">
        <w:rPr>
          <w:rFonts w:ascii="Times New Roman" w:hAnsi="Times New Roman" w:cs="Times New Roman"/>
          <w:sz w:val="24"/>
          <w:szCs w:val="24"/>
        </w:rPr>
        <w:t>lopment (Pleasants</w:t>
      </w:r>
      <w:r w:rsidR="00E22053" w:rsidRPr="00602EF2">
        <w:rPr>
          <w:rFonts w:ascii="Times New Roman" w:hAnsi="Times New Roman" w:cs="Times New Roman"/>
          <w:sz w:val="24"/>
          <w:szCs w:val="24"/>
        </w:rPr>
        <w:t xml:space="preserve"> </w:t>
      </w:r>
      <w:r w:rsidR="00E124F7" w:rsidRPr="00602EF2">
        <w:rPr>
          <w:rFonts w:ascii="Times New Roman" w:hAnsi="Times New Roman" w:cs="Times New Roman"/>
          <w:sz w:val="24"/>
          <w:szCs w:val="24"/>
        </w:rPr>
        <w:t>2016</w:t>
      </w:r>
      <w:r w:rsidR="00E22053" w:rsidRPr="00602EF2">
        <w:rPr>
          <w:rFonts w:ascii="Times New Roman" w:hAnsi="Times New Roman" w:cs="Times New Roman"/>
          <w:sz w:val="24"/>
          <w:szCs w:val="24"/>
        </w:rPr>
        <w:t>) and</w:t>
      </w:r>
      <w:r w:rsidR="00FD4AF0" w:rsidRPr="00602EF2">
        <w:rPr>
          <w:rFonts w:ascii="Times New Roman" w:hAnsi="Times New Roman" w:cs="Times New Roman"/>
          <w:sz w:val="24"/>
          <w:szCs w:val="24"/>
        </w:rPr>
        <w:t xml:space="preserve"> c</w:t>
      </w:r>
      <w:r w:rsidR="00CA77A1" w:rsidRPr="00602EF2">
        <w:rPr>
          <w:rFonts w:ascii="Times New Roman" w:hAnsi="Times New Roman" w:cs="Times New Roman"/>
          <w:sz w:val="24"/>
          <w:szCs w:val="24"/>
        </w:rPr>
        <w:t xml:space="preserve">ropland expansion </w:t>
      </w:r>
      <w:r w:rsidR="00E22053" w:rsidRPr="00602EF2">
        <w:rPr>
          <w:rFonts w:ascii="Times New Roman" w:hAnsi="Times New Roman" w:cs="Times New Roman"/>
          <w:sz w:val="24"/>
          <w:szCs w:val="24"/>
        </w:rPr>
        <w:t xml:space="preserve">in the </w:t>
      </w:r>
      <w:r w:rsidR="007D58DD" w:rsidRPr="00602EF2">
        <w:rPr>
          <w:rFonts w:ascii="Times New Roman" w:hAnsi="Times New Roman" w:cs="Times New Roman"/>
          <w:sz w:val="24"/>
          <w:szCs w:val="24"/>
        </w:rPr>
        <w:t>Midwestern</w:t>
      </w:r>
      <w:r w:rsidR="00FD4AF0" w:rsidRPr="00602EF2">
        <w:rPr>
          <w:rFonts w:ascii="Times New Roman" w:hAnsi="Times New Roman" w:cs="Times New Roman"/>
          <w:sz w:val="24"/>
          <w:szCs w:val="24"/>
        </w:rPr>
        <w:t xml:space="preserve"> </w:t>
      </w:r>
      <w:r w:rsidR="00E22053" w:rsidRPr="00602EF2">
        <w:rPr>
          <w:rFonts w:ascii="Times New Roman" w:hAnsi="Times New Roman" w:cs="Times New Roman"/>
          <w:sz w:val="24"/>
          <w:szCs w:val="24"/>
        </w:rPr>
        <w:t xml:space="preserve">U.S. (Lark </w:t>
      </w:r>
      <w:r w:rsidR="00E22053" w:rsidRPr="00602EF2">
        <w:rPr>
          <w:rFonts w:ascii="Times New Roman" w:hAnsi="Times New Roman" w:cs="Times New Roman"/>
          <w:i/>
          <w:sz w:val="24"/>
          <w:szCs w:val="24"/>
        </w:rPr>
        <w:t>et al</w:t>
      </w:r>
      <w:r w:rsidR="00E22053" w:rsidRPr="00602EF2">
        <w:rPr>
          <w:rFonts w:ascii="Times New Roman" w:hAnsi="Times New Roman" w:cs="Times New Roman"/>
          <w:sz w:val="24"/>
          <w:szCs w:val="24"/>
        </w:rPr>
        <w:t>. 2015)</w:t>
      </w:r>
      <w:r w:rsidR="00602EF2">
        <w:rPr>
          <w:rFonts w:ascii="Times New Roman" w:hAnsi="Times New Roman" w:cs="Times New Roman"/>
          <w:sz w:val="24"/>
          <w:szCs w:val="24"/>
        </w:rPr>
        <w:t xml:space="preserve"> (11.3</w:t>
      </w:r>
      <w:r w:rsidR="00602EF2" w:rsidRPr="00602EF2">
        <w:rPr>
          <w:rFonts w:ascii="Times New Roman" w:hAnsi="Times New Roman" w:cs="Times New Roman"/>
          <w:sz w:val="24"/>
          <w:szCs w:val="24"/>
        </w:rPr>
        <w:t xml:space="preserve"> </w:t>
      </w:r>
      <w:r w:rsidR="00602EF2">
        <w:rPr>
          <w:rFonts w:ascii="Times New Roman" w:hAnsi="Times New Roman" w:cs="Times New Roman"/>
          <w:sz w:val="24"/>
          <w:szCs w:val="24"/>
        </w:rPr>
        <w:t>million stem; SE = 8.9 million stems)</w:t>
      </w:r>
      <w:r w:rsidR="007D58DD" w:rsidRPr="00602EF2">
        <w:rPr>
          <w:rFonts w:ascii="Times New Roman" w:hAnsi="Times New Roman" w:cs="Times New Roman"/>
          <w:sz w:val="24"/>
          <w:szCs w:val="24"/>
        </w:rPr>
        <w:t>.</w:t>
      </w:r>
      <w:r w:rsidR="000B31B3">
        <w:rPr>
          <w:rFonts w:ascii="Times New Roman" w:hAnsi="Times New Roman" w:cs="Times New Roman"/>
          <w:sz w:val="24"/>
          <w:szCs w:val="24"/>
        </w:rPr>
        <w:t xml:space="preserve"> </w:t>
      </w:r>
      <w:commentRangeStart w:id="21"/>
      <w:r w:rsidR="007E026B">
        <w:rPr>
          <w:rFonts w:ascii="Times New Roman" w:hAnsi="Times New Roman" w:cs="Times New Roman"/>
          <w:sz w:val="24"/>
          <w:szCs w:val="24"/>
        </w:rPr>
        <w:t>Because milkweed in corn and soy agricultural fields averages 3.9 times more monarch eggs than a milkweed stem in non-agricultural habitat, the loss of milkweed from corn and soy is compounded.</w:t>
      </w:r>
      <w:commentRangeEnd w:id="21"/>
      <w:r w:rsidR="00EA5BC7">
        <w:rPr>
          <w:rStyle w:val="CommentReference"/>
        </w:rPr>
        <w:commentReference w:id="21"/>
      </w:r>
    </w:p>
    <w:p w14:paraId="2FADA453" w14:textId="2ED7950B" w:rsidR="00652A73" w:rsidRDefault="003334BB" w:rsidP="00ED6049">
      <w:pPr>
        <w:spacing w:before="240" w:line="480" w:lineRule="auto"/>
        <w:rPr>
          <w:rFonts w:ascii="Times New Roman" w:hAnsi="Times New Roman" w:cs="Times New Roman"/>
          <w:sz w:val="24"/>
          <w:szCs w:val="24"/>
        </w:rPr>
      </w:pPr>
      <w:r w:rsidRPr="00A737D0">
        <w:rPr>
          <w:rFonts w:ascii="Times New Roman" w:hAnsi="Times New Roman" w:cs="Times New Roman"/>
          <w:sz w:val="24"/>
          <w:szCs w:val="24"/>
        </w:rPr>
        <w:t>According to calculations</w:t>
      </w:r>
      <w:r w:rsidR="000B31B3">
        <w:rPr>
          <w:rFonts w:ascii="Times New Roman" w:hAnsi="Times New Roman" w:cs="Times New Roman"/>
          <w:sz w:val="24"/>
          <w:szCs w:val="24"/>
        </w:rPr>
        <w:t xml:space="preserve"> by Pleasants (</w:t>
      </w:r>
      <w:r w:rsidR="00E124F7">
        <w:rPr>
          <w:rFonts w:ascii="Times New Roman" w:hAnsi="Times New Roman" w:cs="Times New Roman"/>
          <w:sz w:val="24"/>
          <w:szCs w:val="24"/>
        </w:rPr>
        <w:t>2016</w:t>
      </w:r>
      <w:r w:rsidR="000B31B3">
        <w:rPr>
          <w:rFonts w:ascii="Times New Roman" w:hAnsi="Times New Roman" w:cs="Times New Roman"/>
          <w:sz w:val="24"/>
          <w:szCs w:val="24"/>
        </w:rPr>
        <w:t>)</w:t>
      </w:r>
      <w:r w:rsidRPr="00A737D0">
        <w:rPr>
          <w:rFonts w:ascii="Times New Roman" w:hAnsi="Times New Roman" w:cs="Times New Roman"/>
          <w:sz w:val="24"/>
          <w:szCs w:val="24"/>
        </w:rPr>
        <w:t xml:space="preserve">, the current amount of milkweed in the </w:t>
      </w:r>
      <w:r w:rsidR="008E0441" w:rsidRPr="00A737D0">
        <w:rPr>
          <w:rFonts w:ascii="Times New Roman" w:hAnsi="Times New Roman" w:cs="Times New Roman"/>
          <w:sz w:val="24"/>
          <w:szCs w:val="24"/>
        </w:rPr>
        <w:t>northern U.S.</w:t>
      </w:r>
      <w:r w:rsidR="00D15114">
        <w:rPr>
          <w:rFonts w:ascii="Times New Roman" w:hAnsi="Times New Roman" w:cs="Times New Roman"/>
          <w:sz w:val="24"/>
          <w:szCs w:val="24"/>
        </w:rPr>
        <w:t xml:space="preserve"> (~1.3 billion stems)</w:t>
      </w:r>
      <w:r w:rsidRPr="00A737D0">
        <w:rPr>
          <w:rFonts w:ascii="Times New Roman" w:hAnsi="Times New Roman" w:cs="Times New Roman"/>
          <w:sz w:val="24"/>
          <w:szCs w:val="24"/>
        </w:rPr>
        <w:t xml:space="preserve"> is sufficient, in a year with average weather conditions, to support an average of 3.</w:t>
      </w:r>
      <w:r w:rsidR="00C2728D">
        <w:rPr>
          <w:rFonts w:ascii="Times New Roman" w:hAnsi="Times New Roman" w:cs="Times New Roman"/>
          <w:sz w:val="24"/>
          <w:szCs w:val="24"/>
        </w:rPr>
        <w:t>2</w:t>
      </w:r>
      <w:r w:rsidRPr="00A737D0">
        <w:rPr>
          <w:rFonts w:ascii="Times New Roman" w:hAnsi="Times New Roman" w:cs="Times New Roman"/>
          <w:sz w:val="24"/>
          <w:szCs w:val="24"/>
        </w:rPr>
        <w:t xml:space="preserve"> ha of overwintering monarch butterflies in Mexico.</w:t>
      </w:r>
      <w:r w:rsidR="00D15114">
        <w:rPr>
          <w:rFonts w:ascii="Times New Roman" w:hAnsi="Times New Roman" w:cs="Times New Roman"/>
          <w:sz w:val="24"/>
          <w:szCs w:val="24"/>
        </w:rPr>
        <w:t xml:space="preserve"> Thus, a </w:t>
      </w:r>
      <w:r w:rsidR="00C2728D">
        <w:rPr>
          <w:rFonts w:ascii="Times New Roman" w:hAnsi="Times New Roman" w:cs="Times New Roman"/>
          <w:sz w:val="24"/>
          <w:szCs w:val="24"/>
        </w:rPr>
        <w:t xml:space="preserve">near </w:t>
      </w:r>
      <w:r w:rsidR="00D15114">
        <w:rPr>
          <w:rFonts w:ascii="Times New Roman" w:hAnsi="Times New Roman" w:cs="Times New Roman"/>
          <w:sz w:val="24"/>
          <w:szCs w:val="24"/>
        </w:rPr>
        <w:t xml:space="preserve">doubling of average </w:t>
      </w:r>
      <w:r w:rsidR="00F0539D">
        <w:rPr>
          <w:rFonts w:ascii="Times New Roman" w:hAnsi="Times New Roman" w:cs="Times New Roman"/>
          <w:sz w:val="24"/>
          <w:szCs w:val="24"/>
        </w:rPr>
        <w:t xml:space="preserve">abundance (i.e., </w:t>
      </w:r>
      <w:del w:id="22" w:author="Hilburger, Steven B." w:date="2017-01-03T15:16:00Z">
        <w:r w:rsidR="00F0539D" w:rsidDel="006B557E">
          <w:rPr>
            <w:rFonts w:ascii="Times New Roman" w:hAnsi="Times New Roman" w:cs="Times New Roman"/>
            <w:sz w:val="24"/>
            <w:szCs w:val="24"/>
          </w:rPr>
          <w:delText>6 ha</w:delText>
        </w:r>
      </w:del>
      <w:ins w:id="23" w:author="Hilburger, Steven B." w:date="2017-01-03T15:16:00Z">
        <w:r w:rsidR="006B557E">
          <w:rPr>
            <w:rFonts w:ascii="Times New Roman" w:hAnsi="Times New Roman" w:cs="Times New Roman"/>
            <w:sz w:val="24"/>
            <w:szCs w:val="24"/>
          </w:rPr>
          <w:t>6-ha</w:t>
        </w:r>
      </w:ins>
      <w:r w:rsidR="000C063B">
        <w:rPr>
          <w:rFonts w:ascii="Times New Roman" w:hAnsi="Times New Roman" w:cs="Times New Roman"/>
          <w:sz w:val="24"/>
          <w:szCs w:val="24"/>
        </w:rPr>
        <w:t xml:space="preserve"> overwintering goal</w:t>
      </w:r>
      <w:r w:rsidR="00F0539D">
        <w:rPr>
          <w:rFonts w:ascii="Times New Roman" w:hAnsi="Times New Roman" w:cs="Times New Roman"/>
          <w:sz w:val="24"/>
          <w:szCs w:val="24"/>
        </w:rPr>
        <w:t>)</w:t>
      </w:r>
      <w:r w:rsidR="00D15114">
        <w:rPr>
          <w:rFonts w:ascii="Times New Roman" w:hAnsi="Times New Roman" w:cs="Times New Roman"/>
          <w:sz w:val="24"/>
          <w:szCs w:val="24"/>
        </w:rPr>
        <w:t xml:space="preserve"> would require roughly a doubling of the number of stems</w:t>
      </w:r>
      <w:r w:rsidR="00C2728D">
        <w:rPr>
          <w:rFonts w:ascii="Times New Roman" w:hAnsi="Times New Roman" w:cs="Times New Roman"/>
          <w:sz w:val="24"/>
          <w:szCs w:val="24"/>
        </w:rPr>
        <w:t>; Pleasants (2016) calculated this number as 1.6 billion additional stems needed in the Midwest</w:t>
      </w:r>
      <w:r w:rsidR="002E3B5F">
        <w:rPr>
          <w:rFonts w:ascii="Times New Roman" w:hAnsi="Times New Roman" w:cs="Times New Roman"/>
          <w:sz w:val="24"/>
          <w:szCs w:val="24"/>
        </w:rPr>
        <w:t xml:space="preserve">. </w:t>
      </w:r>
      <w:r w:rsidR="002114DD">
        <w:rPr>
          <w:rFonts w:ascii="Times New Roman" w:hAnsi="Times New Roman" w:cs="Times New Roman"/>
          <w:sz w:val="24"/>
          <w:szCs w:val="24"/>
        </w:rPr>
        <w:t xml:space="preserve">Therefore, the goal for restoring monarchs to </w:t>
      </w:r>
      <w:del w:id="24" w:author="Hilburger, Steven B." w:date="2017-01-03T15:16:00Z">
        <w:r w:rsidR="002114DD" w:rsidDel="006B557E">
          <w:rPr>
            <w:rFonts w:ascii="Times New Roman" w:hAnsi="Times New Roman" w:cs="Times New Roman"/>
            <w:sz w:val="24"/>
            <w:szCs w:val="24"/>
          </w:rPr>
          <w:delText>6 ha</w:delText>
        </w:r>
      </w:del>
      <w:ins w:id="25" w:author="Hilburger, Steven B." w:date="2017-01-03T15:16:00Z">
        <w:r w:rsidR="006B557E">
          <w:rPr>
            <w:rFonts w:ascii="Times New Roman" w:hAnsi="Times New Roman" w:cs="Times New Roman"/>
            <w:sz w:val="24"/>
            <w:szCs w:val="24"/>
          </w:rPr>
          <w:t>6-ha</w:t>
        </w:r>
      </w:ins>
      <w:r w:rsidR="002114DD">
        <w:rPr>
          <w:rFonts w:ascii="Times New Roman" w:hAnsi="Times New Roman" w:cs="Times New Roman"/>
          <w:sz w:val="24"/>
          <w:szCs w:val="24"/>
        </w:rPr>
        <w:t xml:space="preserve"> of occupied habitat overwintering in the mountains of central Mexico requires restoration of </w:t>
      </w:r>
      <w:r w:rsidR="00FF0FE7">
        <w:rPr>
          <w:rFonts w:ascii="Times New Roman" w:hAnsi="Times New Roman" w:cs="Times New Roman"/>
          <w:sz w:val="24"/>
          <w:szCs w:val="24"/>
        </w:rPr>
        <w:t>at least</w:t>
      </w:r>
      <w:r w:rsidR="002114DD">
        <w:rPr>
          <w:rFonts w:ascii="Times New Roman" w:hAnsi="Times New Roman" w:cs="Times New Roman"/>
          <w:sz w:val="24"/>
          <w:szCs w:val="24"/>
        </w:rPr>
        <w:t xml:space="preserve"> 1.3 billion and </w:t>
      </w:r>
      <w:r w:rsidR="00FF0FE7">
        <w:rPr>
          <w:rFonts w:ascii="Times New Roman" w:hAnsi="Times New Roman" w:cs="Times New Roman"/>
          <w:sz w:val="24"/>
          <w:szCs w:val="24"/>
        </w:rPr>
        <w:t xml:space="preserve">possibly as much as </w:t>
      </w:r>
      <w:r w:rsidR="002114DD">
        <w:rPr>
          <w:rFonts w:ascii="Times New Roman" w:hAnsi="Times New Roman" w:cs="Times New Roman"/>
          <w:sz w:val="24"/>
          <w:szCs w:val="24"/>
        </w:rPr>
        <w:t>1.6 billion additional stems of milkweed.</w:t>
      </w:r>
      <w:r w:rsidR="006B1489">
        <w:rPr>
          <w:rFonts w:ascii="Times New Roman" w:hAnsi="Times New Roman" w:cs="Times New Roman"/>
          <w:sz w:val="24"/>
          <w:szCs w:val="24"/>
        </w:rPr>
        <w:t xml:space="preserve"> </w:t>
      </w:r>
    </w:p>
    <w:p w14:paraId="4A7BC861" w14:textId="1EF83128" w:rsidR="00311468" w:rsidRPr="00A737D0" w:rsidRDefault="0099243E" w:rsidP="00ED6049">
      <w:pPr>
        <w:spacing w:before="240" w:line="480" w:lineRule="auto"/>
        <w:rPr>
          <w:rFonts w:ascii="Times New Roman" w:hAnsi="Times New Roman" w:cs="Times New Roman"/>
          <w:sz w:val="24"/>
          <w:szCs w:val="24"/>
        </w:rPr>
      </w:pPr>
      <w:r w:rsidRPr="00A737D0">
        <w:rPr>
          <w:rFonts w:ascii="Times New Roman" w:hAnsi="Times New Roman" w:cs="Times New Roman"/>
          <w:sz w:val="24"/>
          <w:szCs w:val="24"/>
        </w:rPr>
        <w:t>Here we evaluated five</w:t>
      </w:r>
      <w:r w:rsidR="0004059C" w:rsidRPr="00A737D0">
        <w:rPr>
          <w:rFonts w:ascii="Times New Roman" w:hAnsi="Times New Roman" w:cs="Times New Roman"/>
          <w:sz w:val="24"/>
          <w:szCs w:val="24"/>
        </w:rPr>
        <w:t xml:space="preserve"> </w:t>
      </w:r>
      <w:r w:rsidR="002F194B" w:rsidRPr="00A737D0">
        <w:rPr>
          <w:rFonts w:ascii="Times New Roman" w:hAnsi="Times New Roman" w:cs="Times New Roman"/>
          <w:sz w:val="24"/>
          <w:szCs w:val="24"/>
        </w:rPr>
        <w:t>land</w:t>
      </w:r>
      <w:r w:rsidR="00222FDD">
        <w:rPr>
          <w:rFonts w:ascii="Times New Roman" w:hAnsi="Times New Roman" w:cs="Times New Roman"/>
          <w:sz w:val="24"/>
          <w:szCs w:val="24"/>
        </w:rPr>
        <w:t>-</w:t>
      </w:r>
      <w:r w:rsidR="002F194B" w:rsidRPr="00A737D0">
        <w:rPr>
          <w:rFonts w:ascii="Times New Roman" w:hAnsi="Times New Roman" w:cs="Times New Roman"/>
          <w:sz w:val="24"/>
          <w:szCs w:val="24"/>
        </w:rPr>
        <w:t xml:space="preserve">cover </w:t>
      </w:r>
      <w:r w:rsidRPr="00A737D0">
        <w:rPr>
          <w:rFonts w:ascii="Times New Roman" w:hAnsi="Times New Roman" w:cs="Times New Roman"/>
          <w:sz w:val="24"/>
          <w:szCs w:val="24"/>
        </w:rPr>
        <w:t>sectors</w:t>
      </w:r>
      <w:r w:rsidR="0004059C" w:rsidRPr="00A737D0">
        <w:rPr>
          <w:rFonts w:ascii="Times New Roman" w:hAnsi="Times New Roman" w:cs="Times New Roman"/>
          <w:sz w:val="24"/>
          <w:szCs w:val="24"/>
        </w:rPr>
        <w:t xml:space="preserve"> </w:t>
      </w:r>
      <w:r w:rsidR="001624E1" w:rsidRPr="00A737D0">
        <w:rPr>
          <w:rFonts w:ascii="Times New Roman" w:hAnsi="Times New Roman" w:cs="Times New Roman"/>
          <w:sz w:val="24"/>
          <w:szCs w:val="24"/>
        </w:rPr>
        <w:t>in terms of their present a</w:t>
      </w:r>
      <w:r w:rsidRPr="00A737D0">
        <w:rPr>
          <w:rFonts w:ascii="Times New Roman" w:hAnsi="Times New Roman" w:cs="Times New Roman"/>
          <w:sz w:val="24"/>
          <w:szCs w:val="24"/>
        </w:rPr>
        <w:t xml:space="preserve">nd potential </w:t>
      </w:r>
      <w:r w:rsidR="002E3B5F">
        <w:rPr>
          <w:rFonts w:ascii="Times New Roman" w:hAnsi="Times New Roman" w:cs="Times New Roman"/>
          <w:sz w:val="24"/>
          <w:szCs w:val="24"/>
        </w:rPr>
        <w:t xml:space="preserve">ability to </w:t>
      </w:r>
      <w:r w:rsidR="00834265">
        <w:rPr>
          <w:rFonts w:ascii="Times New Roman" w:hAnsi="Times New Roman" w:cs="Times New Roman"/>
          <w:sz w:val="24"/>
          <w:szCs w:val="24"/>
        </w:rPr>
        <w:t xml:space="preserve">support </w:t>
      </w:r>
      <w:r w:rsidRPr="00A737D0">
        <w:rPr>
          <w:rFonts w:ascii="Times New Roman" w:hAnsi="Times New Roman" w:cs="Times New Roman"/>
          <w:sz w:val="24"/>
          <w:szCs w:val="24"/>
        </w:rPr>
        <w:t>milkwee</w:t>
      </w:r>
      <w:r w:rsidR="00834265">
        <w:rPr>
          <w:rFonts w:ascii="Times New Roman" w:hAnsi="Times New Roman" w:cs="Times New Roman"/>
          <w:sz w:val="24"/>
          <w:szCs w:val="24"/>
        </w:rPr>
        <w:t>d</w:t>
      </w:r>
      <w:r w:rsidRPr="00A737D0">
        <w:rPr>
          <w:rFonts w:ascii="Times New Roman" w:hAnsi="Times New Roman" w:cs="Times New Roman"/>
          <w:sz w:val="24"/>
          <w:szCs w:val="24"/>
        </w:rPr>
        <w:t xml:space="preserve">: </w:t>
      </w:r>
      <w:r w:rsidR="00D15114" w:rsidRPr="00D15114">
        <w:rPr>
          <w:rFonts w:ascii="Times New Roman" w:hAnsi="Times New Roman" w:cs="Times New Roman"/>
          <w:sz w:val="24"/>
          <w:szCs w:val="24"/>
        </w:rPr>
        <w:t>perennial herbaceous vegetation on protected lands, land enrolled in Conservation Reserve Program</w:t>
      </w:r>
      <w:r w:rsidR="000E4F54">
        <w:rPr>
          <w:rFonts w:ascii="Times New Roman" w:hAnsi="Times New Roman" w:cs="Times New Roman"/>
          <w:sz w:val="24"/>
          <w:szCs w:val="24"/>
        </w:rPr>
        <w:t xml:space="preserve"> (CRP)</w:t>
      </w:r>
      <w:r w:rsidR="00D15114" w:rsidRPr="00D15114">
        <w:rPr>
          <w:rFonts w:ascii="Times New Roman" w:hAnsi="Times New Roman" w:cs="Times New Roman"/>
          <w:sz w:val="24"/>
          <w:szCs w:val="24"/>
        </w:rPr>
        <w:t xml:space="preserve">, lands in rights-of-way status, </w:t>
      </w:r>
      <w:r w:rsidR="00D15114" w:rsidRPr="002637C2">
        <w:rPr>
          <w:rFonts w:ascii="Times New Roman" w:hAnsi="Times New Roman" w:cs="Times New Roman"/>
          <w:noProof/>
          <w:sz w:val="24"/>
          <w:szCs w:val="24"/>
        </w:rPr>
        <w:t>land</w:t>
      </w:r>
      <w:r w:rsidR="00D15114" w:rsidRPr="00D15114">
        <w:rPr>
          <w:rFonts w:ascii="Times New Roman" w:hAnsi="Times New Roman" w:cs="Times New Roman"/>
          <w:sz w:val="24"/>
          <w:szCs w:val="24"/>
        </w:rPr>
        <w:t xml:space="preserve"> associated with agricultural practices, </w:t>
      </w:r>
      <w:commentRangeStart w:id="26"/>
      <w:r w:rsidR="00D15114" w:rsidRPr="00D15114">
        <w:rPr>
          <w:rFonts w:ascii="Times New Roman" w:hAnsi="Times New Roman" w:cs="Times New Roman"/>
          <w:sz w:val="24"/>
          <w:szCs w:val="24"/>
        </w:rPr>
        <w:t xml:space="preserve">and </w:t>
      </w:r>
      <w:del w:id="27" w:author="Hilburger, Steven B." w:date="2017-01-03T15:34:00Z">
        <w:r w:rsidR="00D15114" w:rsidRPr="002637C2" w:rsidDel="00EA5BC7">
          <w:rPr>
            <w:rFonts w:ascii="Times New Roman" w:hAnsi="Times New Roman" w:cs="Times New Roman"/>
            <w:noProof/>
            <w:sz w:val="24"/>
            <w:szCs w:val="24"/>
          </w:rPr>
          <w:delText xml:space="preserve">a </w:delText>
        </w:r>
      </w:del>
      <w:r w:rsidR="00D15114" w:rsidRPr="002637C2">
        <w:rPr>
          <w:rFonts w:ascii="Times New Roman" w:hAnsi="Times New Roman" w:cs="Times New Roman"/>
          <w:noProof/>
          <w:sz w:val="24"/>
          <w:szCs w:val="24"/>
        </w:rPr>
        <w:t>urban/suburban</w:t>
      </w:r>
      <w:r w:rsidR="00D15114" w:rsidRPr="00D15114">
        <w:rPr>
          <w:rFonts w:ascii="Times New Roman" w:hAnsi="Times New Roman" w:cs="Times New Roman"/>
          <w:sz w:val="24"/>
          <w:szCs w:val="24"/>
        </w:rPr>
        <w:t xml:space="preserve"> </w:t>
      </w:r>
      <w:del w:id="28" w:author="Hilburger, Steven B." w:date="2017-01-03T15:34:00Z">
        <w:r w:rsidR="00D15114" w:rsidRPr="00D15114" w:rsidDel="00EA5BC7">
          <w:rPr>
            <w:rFonts w:ascii="Times New Roman" w:hAnsi="Times New Roman" w:cs="Times New Roman"/>
            <w:sz w:val="24"/>
            <w:szCs w:val="24"/>
          </w:rPr>
          <w:delText>sector</w:delText>
        </w:r>
      </w:del>
      <w:ins w:id="29" w:author="Hilburger, Steven B." w:date="2017-01-03T15:34:00Z">
        <w:r w:rsidR="00EA5BC7">
          <w:rPr>
            <w:rFonts w:ascii="Times New Roman" w:hAnsi="Times New Roman" w:cs="Times New Roman"/>
            <w:sz w:val="24"/>
            <w:szCs w:val="24"/>
          </w:rPr>
          <w:t>lands</w:t>
        </w:r>
        <w:commentRangeEnd w:id="26"/>
        <w:r w:rsidR="00EA5BC7">
          <w:rPr>
            <w:rStyle w:val="CommentReference"/>
          </w:rPr>
          <w:commentReference w:id="26"/>
        </w:r>
      </w:ins>
      <w:r w:rsidR="00A165D1" w:rsidRPr="00A737D0">
        <w:rPr>
          <w:rFonts w:ascii="Times New Roman" w:hAnsi="Times New Roman" w:cs="Times New Roman"/>
          <w:sz w:val="24"/>
          <w:szCs w:val="24"/>
        </w:rPr>
        <w:t xml:space="preserve">. </w:t>
      </w:r>
      <w:r w:rsidR="00311468" w:rsidRPr="00A737D0">
        <w:rPr>
          <w:rFonts w:ascii="Times New Roman" w:hAnsi="Times New Roman" w:cs="Times New Roman"/>
          <w:sz w:val="24"/>
          <w:szCs w:val="24"/>
        </w:rPr>
        <w:t xml:space="preserve">To </w:t>
      </w:r>
      <w:r w:rsidR="000C063B">
        <w:rPr>
          <w:rFonts w:ascii="Times New Roman" w:hAnsi="Times New Roman" w:cs="Times New Roman"/>
          <w:sz w:val="24"/>
          <w:szCs w:val="24"/>
        </w:rPr>
        <w:t xml:space="preserve">determine the habitat </w:t>
      </w:r>
      <w:r w:rsidR="005A34A9">
        <w:rPr>
          <w:rFonts w:ascii="Times New Roman" w:hAnsi="Times New Roman" w:cs="Times New Roman"/>
          <w:sz w:val="24"/>
          <w:szCs w:val="24"/>
        </w:rPr>
        <w:t xml:space="preserve">needed for achieving </w:t>
      </w:r>
      <w:r w:rsidR="00311468" w:rsidRPr="00A737D0">
        <w:rPr>
          <w:rFonts w:ascii="Times New Roman" w:hAnsi="Times New Roman" w:cs="Times New Roman"/>
          <w:sz w:val="24"/>
          <w:szCs w:val="24"/>
        </w:rPr>
        <w:t>th</w:t>
      </w:r>
      <w:r w:rsidR="000C063B">
        <w:rPr>
          <w:rFonts w:ascii="Times New Roman" w:hAnsi="Times New Roman" w:cs="Times New Roman"/>
          <w:sz w:val="24"/>
          <w:szCs w:val="24"/>
        </w:rPr>
        <w:t>e</w:t>
      </w:r>
      <w:r w:rsidR="00311468" w:rsidRPr="00A737D0">
        <w:rPr>
          <w:rFonts w:ascii="Times New Roman" w:hAnsi="Times New Roman" w:cs="Times New Roman"/>
          <w:sz w:val="24"/>
          <w:szCs w:val="24"/>
        </w:rPr>
        <w:t xml:space="preserve"> </w:t>
      </w:r>
      <w:r w:rsidR="00834265">
        <w:rPr>
          <w:rFonts w:ascii="Times New Roman" w:hAnsi="Times New Roman" w:cs="Times New Roman"/>
          <w:sz w:val="24"/>
          <w:szCs w:val="24"/>
        </w:rPr>
        <w:t xml:space="preserve">6-ha population </w:t>
      </w:r>
      <w:r w:rsidR="00311468" w:rsidRPr="00A737D0">
        <w:rPr>
          <w:rFonts w:ascii="Times New Roman" w:hAnsi="Times New Roman" w:cs="Times New Roman"/>
          <w:sz w:val="24"/>
          <w:szCs w:val="24"/>
        </w:rPr>
        <w:t>goal</w:t>
      </w:r>
      <w:r w:rsidR="00834265">
        <w:rPr>
          <w:rFonts w:ascii="Times New Roman" w:hAnsi="Times New Roman" w:cs="Times New Roman"/>
          <w:sz w:val="24"/>
          <w:szCs w:val="24"/>
        </w:rPr>
        <w:t xml:space="preserve"> for monarchs</w:t>
      </w:r>
      <w:r w:rsidR="00311468" w:rsidRPr="00A737D0">
        <w:rPr>
          <w:rFonts w:ascii="Times New Roman" w:hAnsi="Times New Roman" w:cs="Times New Roman"/>
          <w:sz w:val="24"/>
          <w:szCs w:val="24"/>
        </w:rPr>
        <w:t xml:space="preserve">, </w:t>
      </w:r>
      <w:r w:rsidR="00D60A67" w:rsidRPr="00A737D0">
        <w:rPr>
          <w:rFonts w:ascii="Times New Roman" w:hAnsi="Times New Roman" w:cs="Times New Roman"/>
          <w:sz w:val="24"/>
          <w:szCs w:val="24"/>
        </w:rPr>
        <w:t xml:space="preserve">we </w:t>
      </w:r>
      <w:r w:rsidR="005A34A9">
        <w:rPr>
          <w:rFonts w:ascii="Times New Roman" w:hAnsi="Times New Roman" w:cs="Times New Roman"/>
          <w:sz w:val="24"/>
          <w:szCs w:val="24"/>
        </w:rPr>
        <w:t>asked</w:t>
      </w:r>
      <w:r w:rsidR="00311468" w:rsidRPr="00A737D0">
        <w:rPr>
          <w:rFonts w:ascii="Times New Roman" w:hAnsi="Times New Roman" w:cs="Times New Roman"/>
          <w:sz w:val="24"/>
          <w:szCs w:val="24"/>
        </w:rPr>
        <w:t xml:space="preserve"> the following question: </w:t>
      </w:r>
      <w:r w:rsidR="00102D71" w:rsidRPr="00A737D0">
        <w:rPr>
          <w:rFonts w:ascii="Times New Roman" w:hAnsi="Times New Roman" w:cs="Times New Roman"/>
          <w:sz w:val="24"/>
          <w:szCs w:val="24"/>
        </w:rPr>
        <w:t>Could</w:t>
      </w:r>
      <w:r w:rsidR="00EA503C" w:rsidRPr="00A737D0">
        <w:rPr>
          <w:rFonts w:ascii="Times New Roman" w:hAnsi="Times New Roman" w:cs="Times New Roman"/>
          <w:sz w:val="24"/>
          <w:szCs w:val="24"/>
        </w:rPr>
        <w:t xml:space="preserve"> a 6</w:t>
      </w:r>
      <w:r w:rsidR="00D15114">
        <w:rPr>
          <w:rFonts w:ascii="Times New Roman" w:hAnsi="Times New Roman" w:cs="Times New Roman"/>
          <w:sz w:val="24"/>
          <w:szCs w:val="24"/>
        </w:rPr>
        <w:t>-</w:t>
      </w:r>
      <w:r w:rsidR="00EA503C" w:rsidRPr="00A737D0">
        <w:rPr>
          <w:rFonts w:ascii="Times New Roman" w:hAnsi="Times New Roman" w:cs="Times New Roman"/>
          <w:sz w:val="24"/>
          <w:szCs w:val="24"/>
        </w:rPr>
        <w:t>ha population</w:t>
      </w:r>
      <w:r w:rsidR="00102D71" w:rsidRPr="00A737D0">
        <w:rPr>
          <w:rFonts w:ascii="Times New Roman" w:hAnsi="Times New Roman" w:cs="Times New Roman"/>
          <w:sz w:val="24"/>
          <w:szCs w:val="24"/>
        </w:rPr>
        <w:t xml:space="preserve"> be achieved by reintroducing milkweed in </w:t>
      </w:r>
      <w:r w:rsidR="00F26DF5" w:rsidRPr="00A737D0">
        <w:rPr>
          <w:rFonts w:ascii="Times New Roman" w:hAnsi="Times New Roman" w:cs="Times New Roman"/>
          <w:sz w:val="24"/>
          <w:szCs w:val="24"/>
        </w:rPr>
        <w:t>a given</w:t>
      </w:r>
      <w:r w:rsidR="00102D71" w:rsidRPr="00A737D0">
        <w:rPr>
          <w:rFonts w:ascii="Times New Roman" w:hAnsi="Times New Roman" w:cs="Times New Roman"/>
          <w:sz w:val="24"/>
          <w:szCs w:val="24"/>
        </w:rPr>
        <w:t xml:space="preserve"> </w:t>
      </w:r>
      <w:r w:rsidR="000C063B">
        <w:rPr>
          <w:rFonts w:ascii="Times New Roman" w:hAnsi="Times New Roman" w:cs="Times New Roman"/>
          <w:sz w:val="24"/>
          <w:szCs w:val="24"/>
        </w:rPr>
        <w:t xml:space="preserve">land cover </w:t>
      </w:r>
      <w:r w:rsidR="00102D71" w:rsidRPr="00A737D0">
        <w:rPr>
          <w:rFonts w:ascii="Times New Roman" w:hAnsi="Times New Roman" w:cs="Times New Roman"/>
          <w:sz w:val="24"/>
          <w:szCs w:val="24"/>
        </w:rPr>
        <w:t>sector alone</w:t>
      </w:r>
      <w:r w:rsidR="006E202A" w:rsidRPr="00A737D0">
        <w:rPr>
          <w:rFonts w:ascii="Times New Roman" w:hAnsi="Times New Roman" w:cs="Times New Roman"/>
          <w:sz w:val="24"/>
          <w:szCs w:val="24"/>
        </w:rPr>
        <w:t>,</w:t>
      </w:r>
      <w:r w:rsidR="00102D71" w:rsidRPr="00A737D0">
        <w:rPr>
          <w:rFonts w:ascii="Times New Roman" w:hAnsi="Times New Roman" w:cs="Times New Roman"/>
          <w:sz w:val="24"/>
          <w:szCs w:val="24"/>
        </w:rPr>
        <w:t xml:space="preserve"> </w:t>
      </w:r>
      <w:r w:rsidR="008E0441" w:rsidRPr="00A737D0">
        <w:rPr>
          <w:rFonts w:ascii="Times New Roman" w:hAnsi="Times New Roman" w:cs="Times New Roman"/>
          <w:sz w:val="24"/>
          <w:szCs w:val="24"/>
        </w:rPr>
        <w:t>and if not, what</w:t>
      </w:r>
      <w:r w:rsidR="00102D71" w:rsidRPr="00A737D0">
        <w:rPr>
          <w:rFonts w:ascii="Times New Roman" w:hAnsi="Times New Roman" w:cs="Times New Roman"/>
          <w:sz w:val="24"/>
          <w:szCs w:val="24"/>
        </w:rPr>
        <w:t xml:space="preserve"> combinations of these different sectors</w:t>
      </w:r>
      <w:r w:rsidR="008E0441" w:rsidRPr="00A737D0">
        <w:rPr>
          <w:rFonts w:ascii="Times New Roman" w:hAnsi="Times New Roman" w:cs="Times New Roman"/>
          <w:sz w:val="24"/>
          <w:szCs w:val="24"/>
        </w:rPr>
        <w:t xml:space="preserve"> would be sufficient for reaching this goal</w:t>
      </w:r>
      <w:r w:rsidR="00102D71" w:rsidRPr="00A737D0">
        <w:rPr>
          <w:rFonts w:ascii="Times New Roman" w:hAnsi="Times New Roman" w:cs="Times New Roman"/>
          <w:sz w:val="24"/>
          <w:szCs w:val="24"/>
        </w:rPr>
        <w:t>?</w:t>
      </w:r>
      <w:r w:rsidR="001624E1" w:rsidRPr="00A737D0">
        <w:rPr>
          <w:rFonts w:ascii="Times New Roman" w:hAnsi="Times New Roman" w:cs="Times New Roman"/>
          <w:sz w:val="24"/>
          <w:szCs w:val="24"/>
        </w:rPr>
        <w:t xml:space="preserve"> </w:t>
      </w:r>
    </w:p>
    <w:p w14:paraId="4CCF7D06" w14:textId="77777777" w:rsidR="007373FC" w:rsidRPr="00A737D0" w:rsidRDefault="007373FC" w:rsidP="00ED6049">
      <w:pPr>
        <w:spacing w:before="240" w:line="480" w:lineRule="auto"/>
        <w:contextualSpacing/>
        <w:rPr>
          <w:rFonts w:ascii="Times New Roman" w:hAnsi="Times New Roman" w:cs="Times New Roman"/>
          <w:sz w:val="24"/>
          <w:szCs w:val="24"/>
        </w:rPr>
      </w:pPr>
    </w:p>
    <w:p w14:paraId="095FA91C" w14:textId="77777777" w:rsidR="001A1585" w:rsidRPr="00A737D0" w:rsidRDefault="001A1585" w:rsidP="00ED6049">
      <w:pPr>
        <w:spacing w:before="240" w:line="480" w:lineRule="auto"/>
        <w:contextualSpacing/>
        <w:rPr>
          <w:rFonts w:ascii="Times New Roman" w:hAnsi="Times New Roman" w:cs="Times New Roman"/>
          <w:b/>
          <w:sz w:val="24"/>
          <w:szCs w:val="24"/>
        </w:rPr>
      </w:pPr>
      <w:r w:rsidRPr="00A737D0">
        <w:rPr>
          <w:rFonts w:ascii="Times New Roman" w:hAnsi="Times New Roman" w:cs="Times New Roman"/>
          <w:b/>
          <w:sz w:val="24"/>
          <w:szCs w:val="24"/>
        </w:rPr>
        <w:t>Methods</w:t>
      </w:r>
    </w:p>
    <w:p w14:paraId="40BBA980" w14:textId="1448BAD6" w:rsidR="00C36B5B" w:rsidRPr="00A737D0" w:rsidRDefault="00C36B5B" w:rsidP="00ED6049">
      <w:pPr>
        <w:spacing w:before="240" w:line="480" w:lineRule="auto"/>
        <w:rPr>
          <w:rFonts w:ascii="Times New Roman" w:hAnsi="Times New Roman" w:cs="Times New Roman"/>
          <w:i/>
          <w:sz w:val="24"/>
          <w:szCs w:val="24"/>
        </w:rPr>
      </w:pPr>
      <w:r w:rsidRPr="00A737D0">
        <w:rPr>
          <w:rFonts w:ascii="Times New Roman" w:hAnsi="Times New Roman" w:cs="Times New Roman"/>
          <w:i/>
          <w:sz w:val="24"/>
          <w:szCs w:val="24"/>
        </w:rPr>
        <w:t>Study Area</w:t>
      </w:r>
    </w:p>
    <w:p w14:paraId="6C405351" w14:textId="3C59F562" w:rsidR="0037045F" w:rsidRPr="00A737D0" w:rsidRDefault="00B711A0" w:rsidP="00ED6049">
      <w:pPr>
        <w:spacing w:before="240" w:line="480" w:lineRule="auto"/>
        <w:rPr>
          <w:rFonts w:ascii="Times New Roman" w:hAnsi="Times New Roman" w:cs="Times New Roman"/>
          <w:sz w:val="24"/>
          <w:szCs w:val="24"/>
        </w:rPr>
      </w:pPr>
      <w:r w:rsidRPr="00A737D0">
        <w:rPr>
          <w:rFonts w:ascii="Times New Roman" w:hAnsi="Times New Roman" w:cs="Times New Roman"/>
          <w:sz w:val="24"/>
          <w:szCs w:val="24"/>
        </w:rPr>
        <w:lastRenderedPageBreak/>
        <w:t xml:space="preserve">We </w:t>
      </w:r>
      <w:r w:rsidR="009871EC" w:rsidRPr="00A737D0">
        <w:rPr>
          <w:rFonts w:ascii="Times New Roman" w:hAnsi="Times New Roman" w:cs="Times New Roman"/>
          <w:sz w:val="24"/>
          <w:szCs w:val="24"/>
        </w:rPr>
        <w:t>considered opportunities</w:t>
      </w:r>
      <w:r w:rsidRPr="00A737D0">
        <w:rPr>
          <w:rFonts w:ascii="Times New Roman" w:hAnsi="Times New Roman" w:cs="Times New Roman"/>
          <w:sz w:val="24"/>
          <w:szCs w:val="24"/>
        </w:rPr>
        <w:t xml:space="preserve"> for milkweed </w:t>
      </w:r>
      <w:r w:rsidR="00D15114">
        <w:rPr>
          <w:rFonts w:ascii="Times New Roman" w:hAnsi="Times New Roman" w:cs="Times New Roman"/>
          <w:sz w:val="24"/>
          <w:szCs w:val="24"/>
        </w:rPr>
        <w:t>reintroduction</w:t>
      </w:r>
      <w:r w:rsidR="00D43B34">
        <w:rPr>
          <w:rFonts w:ascii="Times New Roman" w:hAnsi="Times New Roman" w:cs="Times New Roman"/>
          <w:sz w:val="24"/>
          <w:szCs w:val="24"/>
        </w:rPr>
        <w:t xml:space="preserve"> for the </w:t>
      </w:r>
      <w:r w:rsidR="007F5E24">
        <w:rPr>
          <w:rFonts w:ascii="Times New Roman" w:hAnsi="Times New Roman" w:cs="Times New Roman"/>
          <w:sz w:val="24"/>
          <w:szCs w:val="24"/>
        </w:rPr>
        <w:t>Midwest</w:t>
      </w:r>
      <w:r w:rsidR="000C063B">
        <w:rPr>
          <w:rFonts w:ascii="Times New Roman" w:hAnsi="Times New Roman" w:cs="Times New Roman"/>
          <w:sz w:val="24"/>
          <w:szCs w:val="24"/>
        </w:rPr>
        <w:t xml:space="preserve">ern </w:t>
      </w:r>
      <w:r w:rsidRPr="00A737D0">
        <w:rPr>
          <w:rFonts w:ascii="Times New Roman" w:hAnsi="Times New Roman" w:cs="Times New Roman"/>
          <w:sz w:val="24"/>
          <w:szCs w:val="24"/>
        </w:rPr>
        <w:t>United States</w:t>
      </w:r>
      <w:r w:rsidR="00AF28F9" w:rsidRPr="00A737D0">
        <w:rPr>
          <w:rFonts w:ascii="Times New Roman" w:hAnsi="Times New Roman" w:cs="Times New Roman"/>
          <w:sz w:val="24"/>
          <w:szCs w:val="24"/>
        </w:rPr>
        <w:t xml:space="preserve"> (1.1 million km</w:t>
      </w:r>
      <w:r w:rsidR="00AF28F9" w:rsidRPr="00A737D0">
        <w:rPr>
          <w:rFonts w:ascii="Times New Roman" w:hAnsi="Times New Roman" w:cs="Times New Roman"/>
          <w:sz w:val="24"/>
          <w:szCs w:val="24"/>
          <w:vertAlign w:val="superscript"/>
        </w:rPr>
        <w:t>2</w:t>
      </w:r>
      <w:r w:rsidR="00AF28F9" w:rsidRPr="00A737D0">
        <w:rPr>
          <w:rFonts w:ascii="Times New Roman" w:hAnsi="Times New Roman" w:cs="Times New Roman"/>
          <w:sz w:val="24"/>
          <w:szCs w:val="24"/>
        </w:rPr>
        <w:t>)</w:t>
      </w:r>
      <w:r w:rsidRPr="00A737D0">
        <w:rPr>
          <w:rFonts w:ascii="Times New Roman" w:hAnsi="Times New Roman" w:cs="Times New Roman"/>
          <w:sz w:val="24"/>
          <w:szCs w:val="24"/>
        </w:rPr>
        <w:t xml:space="preserve">, encompassing </w:t>
      </w:r>
      <w:r w:rsidR="000E4F54">
        <w:rPr>
          <w:rFonts w:ascii="Times New Roman" w:hAnsi="Times New Roman" w:cs="Times New Roman"/>
          <w:sz w:val="24"/>
          <w:szCs w:val="24"/>
        </w:rPr>
        <w:t xml:space="preserve">the </w:t>
      </w:r>
      <w:r w:rsidRPr="00A737D0">
        <w:rPr>
          <w:rFonts w:ascii="Times New Roman" w:hAnsi="Times New Roman" w:cs="Times New Roman"/>
          <w:sz w:val="24"/>
          <w:szCs w:val="24"/>
        </w:rPr>
        <w:t xml:space="preserve">area north of </w:t>
      </w:r>
      <w:r w:rsidR="000E4F54">
        <w:rPr>
          <w:rFonts w:ascii="Times New Roman" w:hAnsi="Times New Roman" w:cs="Times New Roman"/>
          <w:sz w:val="24"/>
          <w:szCs w:val="24"/>
        </w:rPr>
        <w:t>~</w:t>
      </w:r>
      <w:r w:rsidR="00CB679F" w:rsidRPr="00A737D0">
        <w:rPr>
          <w:rFonts w:ascii="Times New Roman" w:hAnsi="Times New Roman" w:cs="Times New Roman"/>
          <w:sz w:val="24"/>
          <w:szCs w:val="24"/>
        </w:rPr>
        <w:t>39°</w:t>
      </w:r>
      <w:r w:rsidR="002F387A">
        <w:rPr>
          <w:rFonts w:ascii="Times New Roman" w:hAnsi="Times New Roman" w:cs="Times New Roman"/>
          <w:sz w:val="24"/>
          <w:szCs w:val="24"/>
        </w:rPr>
        <w:t>N</w:t>
      </w:r>
      <w:r w:rsidRPr="00A737D0">
        <w:rPr>
          <w:rFonts w:ascii="Times New Roman" w:hAnsi="Times New Roman" w:cs="Times New Roman"/>
          <w:sz w:val="24"/>
          <w:szCs w:val="24"/>
        </w:rPr>
        <w:t xml:space="preserve"> and between </w:t>
      </w:r>
      <w:r w:rsidR="000E4F54">
        <w:rPr>
          <w:rFonts w:ascii="Times New Roman" w:hAnsi="Times New Roman" w:cs="Times New Roman"/>
          <w:sz w:val="24"/>
          <w:szCs w:val="24"/>
        </w:rPr>
        <w:t>~</w:t>
      </w:r>
      <w:r w:rsidR="00CB679F" w:rsidRPr="00A737D0">
        <w:rPr>
          <w:rFonts w:ascii="Times New Roman" w:hAnsi="Times New Roman" w:cs="Times New Roman"/>
          <w:sz w:val="24"/>
          <w:szCs w:val="24"/>
        </w:rPr>
        <w:t>98°W</w:t>
      </w:r>
      <w:r w:rsidRPr="00A737D0">
        <w:rPr>
          <w:rFonts w:ascii="Times New Roman" w:hAnsi="Times New Roman" w:cs="Times New Roman"/>
          <w:sz w:val="24"/>
          <w:szCs w:val="24"/>
        </w:rPr>
        <w:t xml:space="preserve"> and </w:t>
      </w:r>
      <w:r w:rsidR="000E4F54">
        <w:rPr>
          <w:rFonts w:ascii="Times New Roman" w:hAnsi="Times New Roman" w:cs="Times New Roman"/>
          <w:sz w:val="24"/>
          <w:szCs w:val="24"/>
        </w:rPr>
        <w:t>~</w:t>
      </w:r>
      <w:r w:rsidR="00AF28F9" w:rsidRPr="00A737D0">
        <w:rPr>
          <w:rFonts w:ascii="Times New Roman" w:hAnsi="Times New Roman" w:cs="Times New Roman"/>
          <w:sz w:val="24"/>
          <w:szCs w:val="24"/>
        </w:rPr>
        <w:t>80</w:t>
      </w:r>
      <w:r w:rsidR="00CB679F" w:rsidRPr="00A737D0">
        <w:rPr>
          <w:rFonts w:ascii="Times New Roman" w:hAnsi="Times New Roman" w:cs="Times New Roman"/>
          <w:sz w:val="24"/>
          <w:szCs w:val="24"/>
        </w:rPr>
        <w:t>°W</w:t>
      </w:r>
      <w:r w:rsidRPr="00A737D0">
        <w:rPr>
          <w:rFonts w:ascii="Times New Roman" w:hAnsi="Times New Roman" w:cs="Times New Roman"/>
          <w:sz w:val="24"/>
          <w:szCs w:val="24"/>
        </w:rPr>
        <w:t xml:space="preserve"> (Fig</w:t>
      </w:r>
      <w:r w:rsidR="00AE60F9">
        <w:rPr>
          <w:rFonts w:ascii="Times New Roman" w:hAnsi="Times New Roman" w:cs="Times New Roman"/>
          <w:sz w:val="24"/>
          <w:szCs w:val="24"/>
        </w:rPr>
        <w:t>.</w:t>
      </w:r>
      <w:r w:rsidRPr="00A737D0">
        <w:rPr>
          <w:rFonts w:ascii="Times New Roman" w:hAnsi="Times New Roman" w:cs="Times New Roman"/>
          <w:sz w:val="24"/>
          <w:szCs w:val="24"/>
        </w:rPr>
        <w:t xml:space="preserve"> 1). This included the states of Minnesota, Iowa, Wisconsin, and Michigan in their entirety, most of </w:t>
      </w:r>
      <w:r w:rsidRPr="002637C2">
        <w:rPr>
          <w:rFonts w:ascii="Times New Roman" w:hAnsi="Times New Roman" w:cs="Times New Roman"/>
          <w:noProof/>
          <w:sz w:val="24"/>
          <w:szCs w:val="24"/>
        </w:rPr>
        <w:t>Ohio</w:t>
      </w:r>
      <w:r w:rsidRPr="00A737D0">
        <w:rPr>
          <w:rFonts w:ascii="Times New Roman" w:hAnsi="Times New Roman" w:cs="Times New Roman"/>
          <w:sz w:val="24"/>
          <w:szCs w:val="24"/>
        </w:rPr>
        <w:t>, northern Indiana, Illinois, and Missouri, and eastern portions of Nebraska and North and South Dakota</w:t>
      </w:r>
      <w:commentRangeStart w:id="30"/>
      <w:r w:rsidR="00177CF9">
        <w:rPr>
          <w:rFonts w:ascii="Times New Roman" w:hAnsi="Times New Roman" w:cs="Times New Roman"/>
          <w:sz w:val="24"/>
          <w:szCs w:val="24"/>
        </w:rPr>
        <w:t>, but did not include West Virginia</w:t>
      </w:r>
      <w:commentRangeEnd w:id="30"/>
      <w:r w:rsidR="00D3226A">
        <w:rPr>
          <w:rStyle w:val="CommentReference"/>
        </w:rPr>
        <w:commentReference w:id="30"/>
      </w:r>
      <w:r w:rsidRPr="00A737D0">
        <w:rPr>
          <w:rFonts w:ascii="Times New Roman" w:hAnsi="Times New Roman" w:cs="Times New Roman"/>
          <w:sz w:val="24"/>
          <w:szCs w:val="24"/>
        </w:rPr>
        <w:t xml:space="preserve">. </w:t>
      </w:r>
      <w:r w:rsidR="008E0441" w:rsidRPr="00A737D0">
        <w:rPr>
          <w:rFonts w:ascii="Times New Roman" w:hAnsi="Times New Roman" w:cs="Times New Roman"/>
          <w:sz w:val="24"/>
          <w:szCs w:val="24"/>
        </w:rPr>
        <w:t xml:space="preserve">Prior to </w:t>
      </w:r>
      <w:r w:rsidR="008E0441" w:rsidRPr="002637C2">
        <w:rPr>
          <w:rFonts w:ascii="Times New Roman" w:hAnsi="Times New Roman" w:cs="Times New Roman"/>
          <w:noProof/>
          <w:sz w:val="24"/>
          <w:szCs w:val="24"/>
        </w:rPr>
        <w:t>loss</w:t>
      </w:r>
      <w:r w:rsidR="008E0441" w:rsidRPr="00A737D0">
        <w:rPr>
          <w:rFonts w:ascii="Times New Roman" w:hAnsi="Times New Roman" w:cs="Times New Roman"/>
          <w:sz w:val="24"/>
          <w:szCs w:val="24"/>
        </w:rPr>
        <w:t xml:space="preserve"> of milkweed, this region constituted what was once ≥85% of the breeding population of monarch butterflies (</w:t>
      </w:r>
      <w:r w:rsidR="0011088A">
        <w:rPr>
          <w:rFonts w:ascii="Times New Roman" w:hAnsi="Times New Roman" w:cs="Times New Roman"/>
          <w:sz w:val="24"/>
          <w:szCs w:val="24"/>
        </w:rPr>
        <w:t xml:space="preserve">Flockhart </w:t>
      </w:r>
      <w:r w:rsidR="0011088A" w:rsidRPr="0011088A">
        <w:rPr>
          <w:rFonts w:ascii="Times New Roman" w:hAnsi="Times New Roman" w:cs="Times New Roman"/>
          <w:i/>
          <w:sz w:val="24"/>
          <w:szCs w:val="24"/>
        </w:rPr>
        <w:t>et al</w:t>
      </w:r>
      <w:r w:rsidR="0011088A">
        <w:rPr>
          <w:rFonts w:ascii="Times New Roman" w:hAnsi="Times New Roman" w:cs="Times New Roman"/>
          <w:sz w:val="24"/>
          <w:szCs w:val="24"/>
        </w:rPr>
        <w:t>. 2013</w:t>
      </w:r>
      <w:r w:rsidR="004E776B">
        <w:rPr>
          <w:rFonts w:ascii="Times New Roman" w:hAnsi="Times New Roman" w:cs="Times New Roman"/>
          <w:sz w:val="24"/>
          <w:szCs w:val="24"/>
        </w:rPr>
        <w:t>; O. Taylor, unpublished</w:t>
      </w:r>
      <w:r w:rsidR="004E776B" w:rsidRPr="004E776B">
        <w:rPr>
          <w:rFonts w:ascii="Times New Roman" w:hAnsi="Times New Roman" w:cs="Times New Roman"/>
          <w:sz w:val="24"/>
          <w:szCs w:val="24"/>
        </w:rPr>
        <w:t xml:space="preserve"> data</w:t>
      </w:r>
      <w:r w:rsidR="00FA709D">
        <w:rPr>
          <w:rFonts w:ascii="Times New Roman" w:hAnsi="Times New Roman" w:cs="Times New Roman"/>
          <w:sz w:val="24"/>
          <w:szCs w:val="24"/>
        </w:rPr>
        <w:t xml:space="preserve">). Current land </w:t>
      </w:r>
      <w:r w:rsidR="00AF28F9" w:rsidRPr="00A737D0">
        <w:rPr>
          <w:rFonts w:ascii="Times New Roman" w:hAnsi="Times New Roman" w:cs="Times New Roman"/>
          <w:sz w:val="24"/>
          <w:szCs w:val="24"/>
        </w:rPr>
        <w:t xml:space="preserve">cover </w:t>
      </w:r>
      <w:r w:rsidR="002F194B" w:rsidRPr="00A737D0">
        <w:rPr>
          <w:rFonts w:ascii="Times New Roman" w:hAnsi="Times New Roman" w:cs="Times New Roman"/>
          <w:sz w:val="24"/>
          <w:szCs w:val="24"/>
        </w:rPr>
        <w:t xml:space="preserve">in this area </w:t>
      </w:r>
      <w:r w:rsidR="000C063B">
        <w:rPr>
          <w:rFonts w:ascii="Times New Roman" w:hAnsi="Times New Roman" w:cs="Times New Roman"/>
          <w:sz w:val="24"/>
          <w:szCs w:val="24"/>
        </w:rPr>
        <w:t>consists of</w:t>
      </w:r>
      <w:r w:rsidR="002F194B" w:rsidRPr="00A737D0">
        <w:rPr>
          <w:rFonts w:ascii="Times New Roman" w:hAnsi="Times New Roman" w:cs="Times New Roman"/>
          <w:sz w:val="24"/>
          <w:szCs w:val="24"/>
        </w:rPr>
        <w:t xml:space="preserve"> </w:t>
      </w:r>
      <w:r w:rsidR="00AF28F9" w:rsidRPr="00A737D0">
        <w:rPr>
          <w:rFonts w:ascii="Times New Roman" w:hAnsi="Times New Roman" w:cs="Times New Roman"/>
          <w:sz w:val="24"/>
          <w:szCs w:val="24"/>
        </w:rPr>
        <w:t>corn and soy agriculture (42%)</w:t>
      </w:r>
      <w:r w:rsidR="00F4584B" w:rsidRPr="00A737D0">
        <w:rPr>
          <w:rFonts w:ascii="Times New Roman" w:hAnsi="Times New Roman" w:cs="Times New Roman"/>
          <w:sz w:val="24"/>
          <w:szCs w:val="24"/>
        </w:rPr>
        <w:t>, followed by forest (18%), grassland (13%), human habitation (~5%) and human infrastructure (i.e</w:t>
      </w:r>
      <w:r w:rsidR="00177CF9">
        <w:rPr>
          <w:rFonts w:ascii="Times New Roman" w:hAnsi="Times New Roman" w:cs="Times New Roman"/>
          <w:sz w:val="24"/>
          <w:szCs w:val="24"/>
        </w:rPr>
        <w:t>., transportation and powerline rights of way</w:t>
      </w:r>
      <w:r w:rsidR="00F4584B" w:rsidRPr="00A737D0">
        <w:rPr>
          <w:rFonts w:ascii="Times New Roman" w:hAnsi="Times New Roman" w:cs="Times New Roman"/>
          <w:sz w:val="24"/>
          <w:szCs w:val="24"/>
        </w:rPr>
        <w:t>, ~6%)</w:t>
      </w:r>
      <w:r w:rsidR="00AF28F9" w:rsidRPr="00A737D0">
        <w:rPr>
          <w:rFonts w:ascii="Times New Roman" w:hAnsi="Times New Roman" w:cs="Times New Roman"/>
          <w:sz w:val="24"/>
          <w:szCs w:val="24"/>
        </w:rPr>
        <w:t xml:space="preserve">. Other agriculture, including orchards, vineyards, </w:t>
      </w:r>
      <w:r w:rsidR="00F4584B" w:rsidRPr="00A737D0">
        <w:rPr>
          <w:rFonts w:ascii="Times New Roman" w:hAnsi="Times New Roman" w:cs="Times New Roman"/>
          <w:sz w:val="24"/>
          <w:szCs w:val="24"/>
        </w:rPr>
        <w:t>alfalfa, and vegetable crops</w:t>
      </w:r>
      <w:r w:rsidR="00A65B19" w:rsidRPr="00A737D0">
        <w:rPr>
          <w:rFonts w:ascii="Times New Roman" w:hAnsi="Times New Roman" w:cs="Times New Roman"/>
          <w:sz w:val="24"/>
          <w:szCs w:val="24"/>
        </w:rPr>
        <w:t>,</w:t>
      </w:r>
      <w:r w:rsidR="00F4584B" w:rsidRPr="00A737D0">
        <w:rPr>
          <w:rFonts w:ascii="Times New Roman" w:hAnsi="Times New Roman" w:cs="Times New Roman"/>
          <w:sz w:val="24"/>
          <w:szCs w:val="24"/>
        </w:rPr>
        <w:t xml:space="preserve"> constitute</w:t>
      </w:r>
      <w:r w:rsidR="00A65B19" w:rsidRPr="00A737D0">
        <w:rPr>
          <w:rFonts w:ascii="Times New Roman" w:hAnsi="Times New Roman" w:cs="Times New Roman"/>
          <w:sz w:val="24"/>
          <w:szCs w:val="24"/>
        </w:rPr>
        <w:t>d</w:t>
      </w:r>
      <w:r w:rsidR="00F4584B" w:rsidRPr="00A737D0">
        <w:rPr>
          <w:rFonts w:ascii="Times New Roman" w:hAnsi="Times New Roman" w:cs="Times New Roman"/>
          <w:sz w:val="24"/>
          <w:szCs w:val="24"/>
        </w:rPr>
        <w:t xml:space="preserve"> another ~5% of the landscape. Miscellaneous land cover (e.g., lakes and wetlands) comprise</w:t>
      </w:r>
      <w:r w:rsidR="00A65B19" w:rsidRPr="00A737D0">
        <w:rPr>
          <w:rFonts w:ascii="Times New Roman" w:hAnsi="Times New Roman" w:cs="Times New Roman"/>
          <w:sz w:val="24"/>
          <w:szCs w:val="24"/>
        </w:rPr>
        <w:t>d</w:t>
      </w:r>
      <w:r w:rsidR="00F4584B" w:rsidRPr="00A737D0">
        <w:rPr>
          <w:rFonts w:ascii="Times New Roman" w:hAnsi="Times New Roman" w:cs="Times New Roman"/>
          <w:sz w:val="24"/>
          <w:szCs w:val="24"/>
        </w:rPr>
        <w:t xml:space="preserve"> the remainder of the landscape. The region transitions from a largely forested north</w:t>
      </w:r>
      <w:r w:rsidR="00A65B19" w:rsidRPr="00A737D0">
        <w:rPr>
          <w:rFonts w:ascii="Times New Roman" w:hAnsi="Times New Roman" w:cs="Times New Roman"/>
          <w:sz w:val="24"/>
          <w:szCs w:val="24"/>
        </w:rPr>
        <w:t xml:space="preserve"> </w:t>
      </w:r>
      <w:r w:rsidR="00F4584B" w:rsidRPr="00A737D0">
        <w:rPr>
          <w:rFonts w:ascii="Times New Roman" w:hAnsi="Times New Roman" w:cs="Times New Roman"/>
          <w:sz w:val="24"/>
          <w:szCs w:val="24"/>
        </w:rPr>
        <w:t xml:space="preserve">to </w:t>
      </w:r>
      <w:r w:rsidR="00A65B19" w:rsidRPr="00A737D0">
        <w:rPr>
          <w:rFonts w:ascii="Times New Roman" w:hAnsi="Times New Roman" w:cs="Times New Roman"/>
          <w:sz w:val="24"/>
          <w:szCs w:val="24"/>
        </w:rPr>
        <w:t xml:space="preserve">row crop </w:t>
      </w:r>
      <w:r w:rsidR="00F4584B" w:rsidRPr="00A737D0">
        <w:rPr>
          <w:rFonts w:ascii="Times New Roman" w:hAnsi="Times New Roman" w:cs="Times New Roman"/>
          <w:sz w:val="24"/>
          <w:szCs w:val="24"/>
        </w:rPr>
        <w:t xml:space="preserve">agriculture (historically tallgrass prairie) in </w:t>
      </w:r>
      <w:r w:rsidR="005674C8">
        <w:rPr>
          <w:rFonts w:ascii="Times New Roman" w:hAnsi="Times New Roman" w:cs="Times New Roman"/>
          <w:sz w:val="24"/>
          <w:szCs w:val="24"/>
        </w:rPr>
        <w:t>the south</w:t>
      </w:r>
      <w:r w:rsidR="00F4584B" w:rsidRPr="00A737D0">
        <w:rPr>
          <w:rFonts w:ascii="Times New Roman" w:hAnsi="Times New Roman" w:cs="Times New Roman"/>
          <w:sz w:val="24"/>
          <w:szCs w:val="24"/>
        </w:rPr>
        <w:t xml:space="preserve">. </w:t>
      </w:r>
    </w:p>
    <w:p w14:paraId="36DF0D25" w14:textId="4CFFAAB8" w:rsidR="00F43C74" w:rsidRPr="00A737D0" w:rsidRDefault="009871EC" w:rsidP="00ED6049">
      <w:pPr>
        <w:spacing w:before="240" w:line="480" w:lineRule="auto"/>
        <w:rPr>
          <w:rFonts w:ascii="Times New Roman" w:hAnsi="Times New Roman" w:cs="Times New Roman"/>
          <w:i/>
          <w:sz w:val="24"/>
          <w:szCs w:val="24"/>
        </w:rPr>
      </w:pPr>
      <w:r w:rsidRPr="00A737D0">
        <w:rPr>
          <w:rFonts w:ascii="Times New Roman" w:hAnsi="Times New Roman" w:cs="Times New Roman"/>
          <w:i/>
          <w:sz w:val="24"/>
          <w:szCs w:val="24"/>
        </w:rPr>
        <w:t>Where and how many</w:t>
      </w:r>
      <w:r w:rsidR="00F43C74" w:rsidRPr="00A737D0">
        <w:rPr>
          <w:rFonts w:ascii="Times New Roman" w:hAnsi="Times New Roman" w:cs="Times New Roman"/>
          <w:i/>
          <w:sz w:val="24"/>
          <w:szCs w:val="24"/>
        </w:rPr>
        <w:t xml:space="preserve"> milkweed </w:t>
      </w:r>
      <w:r w:rsidRPr="00A737D0">
        <w:rPr>
          <w:rFonts w:ascii="Times New Roman" w:hAnsi="Times New Roman" w:cs="Times New Roman"/>
          <w:i/>
          <w:sz w:val="24"/>
          <w:szCs w:val="24"/>
        </w:rPr>
        <w:t>plants are</w:t>
      </w:r>
      <w:r w:rsidR="00F43C74" w:rsidRPr="00A737D0">
        <w:rPr>
          <w:rFonts w:ascii="Times New Roman" w:hAnsi="Times New Roman" w:cs="Times New Roman"/>
          <w:i/>
          <w:sz w:val="24"/>
          <w:szCs w:val="24"/>
        </w:rPr>
        <w:t xml:space="preserve"> currently </w:t>
      </w:r>
      <w:r w:rsidRPr="00A737D0">
        <w:rPr>
          <w:rFonts w:ascii="Times New Roman" w:hAnsi="Times New Roman" w:cs="Times New Roman"/>
          <w:i/>
          <w:sz w:val="24"/>
          <w:szCs w:val="24"/>
        </w:rPr>
        <w:t>in Midwestern landscapes?</w:t>
      </w:r>
    </w:p>
    <w:p w14:paraId="2513D4BA" w14:textId="212BA146" w:rsidR="008E036B" w:rsidRDefault="003D6D05" w:rsidP="00792ADE">
      <w:pPr>
        <w:spacing w:before="240" w:line="480" w:lineRule="auto"/>
        <w:rPr>
          <w:rFonts w:ascii="Times New Roman" w:hAnsi="Times New Roman" w:cs="Times New Roman"/>
          <w:sz w:val="24"/>
          <w:szCs w:val="24"/>
        </w:rPr>
      </w:pPr>
      <w:r w:rsidRPr="00A737D0">
        <w:rPr>
          <w:rFonts w:ascii="Times New Roman" w:hAnsi="Times New Roman" w:cs="Times New Roman"/>
          <w:sz w:val="24"/>
          <w:szCs w:val="24"/>
        </w:rPr>
        <w:t xml:space="preserve">We </w:t>
      </w:r>
      <w:r w:rsidR="00A165D1" w:rsidRPr="00A737D0">
        <w:rPr>
          <w:rFonts w:ascii="Times New Roman" w:hAnsi="Times New Roman" w:cs="Times New Roman"/>
          <w:sz w:val="24"/>
          <w:szCs w:val="24"/>
        </w:rPr>
        <w:t>used</w:t>
      </w:r>
      <w:r w:rsidR="00FA36DE" w:rsidRPr="00A737D0">
        <w:rPr>
          <w:rFonts w:ascii="Times New Roman" w:hAnsi="Times New Roman" w:cs="Times New Roman"/>
          <w:sz w:val="24"/>
          <w:szCs w:val="24"/>
        </w:rPr>
        <w:t xml:space="preserve"> the Cropland Data Layer 201</w:t>
      </w:r>
      <w:r w:rsidR="00177CF9">
        <w:rPr>
          <w:rFonts w:ascii="Times New Roman" w:hAnsi="Times New Roman" w:cs="Times New Roman"/>
          <w:sz w:val="24"/>
          <w:szCs w:val="24"/>
        </w:rPr>
        <w:t>4</w:t>
      </w:r>
      <w:r w:rsidR="00125EC2" w:rsidRPr="00A737D0">
        <w:rPr>
          <w:rFonts w:ascii="Times New Roman" w:hAnsi="Times New Roman" w:cs="Times New Roman"/>
          <w:sz w:val="24"/>
          <w:szCs w:val="24"/>
        </w:rPr>
        <w:t xml:space="preserve"> as well as additional spatially explicit information </w:t>
      </w:r>
      <w:r w:rsidR="00FA36DE" w:rsidRPr="00A737D0">
        <w:rPr>
          <w:rFonts w:ascii="Times New Roman" w:hAnsi="Times New Roman" w:cs="Times New Roman"/>
          <w:sz w:val="24"/>
          <w:szCs w:val="24"/>
        </w:rPr>
        <w:t xml:space="preserve">to develop a </w:t>
      </w:r>
      <w:r w:rsidR="00A165D1" w:rsidRPr="002637C2">
        <w:rPr>
          <w:rFonts w:ascii="Times New Roman" w:hAnsi="Times New Roman" w:cs="Times New Roman"/>
          <w:noProof/>
          <w:sz w:val="24"/>
          <w:szCs w:val="24"/>
        </w:rPr>
        <w:t>land-</w:t>
      </w:r>
      <w:r w:rsidR="00FA36DE" w:rsidRPr="002637C2">
        <w:rPr>
          <w:rFonts w:ascii="Times New Roman" w:hAnsi="Times New Roman" w:cs="Times New Roman"/>
          <w:noProof/>
          <w:sz w:val="24"/>
          <w:szCs w:val="24"/>
        </w:rPr>
        <w:t>cover</w:t>
      </w:r>
      <w:r w:rsidR="00FA36DE" w:rsidRPr="00A737D0">
        <w:rPr>
          <w:rFonts w:ascii="Times New Roman" w:hAnsi="Times New Roman" w:cs="Times New Roman"/>
          <w:sz w:val="24"/>
          <w:szCs w:val="24"/>
        </w:rPr>
        <w:t xml:space="preserve"> map</w:t>
      </w:r>
      <w:r w:rsidR="00125EC2" w:rsidRPr="00A737D0">
        <w:rPr>
          <w:rFonts w:ascii="Times New Roman" w:hAnsi="Times New Roman" w:cs="Times New Roman"/>
          <w:sz w:val="24"/>
          <w:szCs w:val="24"/>
        </w:rPr>
        <w:t xml:space="preserve"> for the </w:t>
      </w:r>
      <w:r w:rsidR="007F5E24">
        <w:rPr>
          <w:rFonts w:ascii="Times New Roman" w:hAnsi="Times New Roman" w:cs="Times New Roman"/>
          <w:sz w:val="24"/>
          <w:szCs w:val="24"/>
        </w:rPr>
        <w:t>Midwestern</w:t>
      </w:r>
      <w:r w:rsidR="00125EC2" w:rsidRPr="00A737D0">
        <w:rPr>
          <w:rFonts w:ascii="Times New Roman" w:hAnsi="Times New Roman" w:cs="Times New Roman"/>
          <w:sz w:val="24"/>
          <w:szCs w:val="24"/>
        </w:rPr>
        <w:t xml:space="preserve"> U.S.</w:t>
      </w:r>
      <w:r w:rsidR="00FA36DE" w:rsidRPr="00A737D0">
        <w:rPr>
          <w:rFonts w:ascii="Times New Roman" w:hAnsi="Times New Roman" w:cs="Times New Roman"/>
          <w:sz w:val="24"/>
          <w:szCs w:val="24"/>
        </w:rPr>
        <w:t xml:space="preserve"> pertinent to the mapping of milkweed habitat (</w:t>
      </w:r>
      <w:r w:rsidR="009C1B67">
        <w:rPr>
          <w:rFonts w:ascii="Times New Roman" w:hAnsi="Times New Roman" w:cs="Times New Roman"/>
          <w:sz w:val="24"/>
          <w:szCs w:val="24"/>
        </w:rPr>
        <w:t>Supplement S</w:t>
      </w:r>
      <w:r w:rsidR="007979B4">
        <w:rPr>
          <w:rFonts w:ascii="Times New Roman" w:hAnsi="Times New Roman" w:cs="Times New Roman"/>
          <w:sz w:val="24"/>
          <w:szCs w:val="24"/>
        </w:rPr>
        <w:t>1</w:t>
      </w:r>
      <w:r w:rsidR="00FA36DE" w:rsidRPr="00A737D0">
        <w:rPr>
          <w:rFonts w:ascii="Times New Roman" w:hAnsi="Times New Roman" w:cs="Times New Roman"/>
          <w:sz w:val="24"/>
          <w:szCs w:val="24"/>
        </w:rPr>
        <w:t xml:space="preserve">). </w:t>
      </w:r>
      <w:r w:rsidR="00125EC2" w:rsidRPr="00A737D0">
        <w:rPr>
          <w:rFonts w:ascii="Times New Roman" w:hAnsi="Times New Roman" w:cs="Times New Roman"/>
          <w:sz w:val="24"/>
          <w:szCs w:val="24"/>
        </w:rPr>
        <w:t xml:space="preserve">Additional sources of information included </w:t>
      </w:r>
      <w:r w:rsidR="00534EA7" w:rsidRPr="00A737D0">
        <w:rPr>
          <w:rFonts w:ascii="Times New Roman" w:hAnsi="Times New Roman" w:cs="Times New Roman"/>
          <w:sz w:val="24"/>
          <w:szCs w:val="24"/>
        </w:rPr>
        <w:t xml:space="preserve">2014 </w:t>
      </w:r>
      <w:r w:rsidR="000E4F54">
        <w:rPr>
          <w:rFonts w:ascii="Times New Roman" w:hAnsi="Times New Roman" w:cs="Times New Roman"/>
          <w:sz w:val="24"/>
          <w:szCs w:val="24"/>
        </w:rPr>
        <w:t>CRP</w:t>
      </w:r>
      <w:r w:rsidR="00534EA7" w:rsidRPr="00A737D0">
        <w:rPr>
          <w:rFonts w:ascii="Times New Roman" w:hAnsi="Times New Roman" w:cs="Times New Roman"/>
          <w:sz w:val="24"/>
          <w:szCs w:val="24"/>
        </w:rPr>
        <w:t xml:space="preserve"> enrollment locations</w:t>
      </w:r>
      <w:r w:rsidR="002F194B" w:rsidRPr="00A737D0">
        <w:rPr>
          <w:rFonts w:ascii="Times New Roman" w:hAnsi="Times New Roman" w:cs="Times New Roman"/>
          <w:sz w:val="24"/>
          <w:szCs w:val="24"/>
        </w:rPr>
        <w:t xml:space="preserve">; </w:t>
      </w:r>
      <w:r w:rsidR="00125EC2" w:rsidRPr="00A737D0">
        <w:rPr>
          <w:rFonts w:ascii="Times New Roman" w:hAnsi="Times New Roman" w:cs="Times New Roman"/>
          <w:sz w:val="24"/>
          <w:szCs w:val="24"/>
        </w:rPr>
        <w:t xml:space="preserve">railroad, </w:t>
      </w:r>
      <w:r w:rsidR="00177CF9">
        <w:rPr>
          <w:rFonts w:ascii="Times New Roman" w:hAnsi="Times New Roman" w:cs="Times New Roman"/>
          <w:sz w:val="24"/>
          <w:szCs w:val="24"/>
        </w:rPr>
        <w:t>power</w:t>
      </w:r>
      <w:r w:rsidR="00125EC2" w:rsidRPr="00A737D0">
        <w:rPr>
          <w:rFonts w:ascii="Times New Roman" w:hAnsi="Times New Roman" w:cs="Times New Roman"/>
          <w:sz w:val="24"/>
          <w:szCs w:val="24"/>
        </w:rPr>
        <w:t xml:space="preserve"> line, and road rights-of-way</w:t>
      </w:r>
      <w:r w:rsidR="002F194B" w:rsidRPr="00A737D0">
        <w:rPr>
          <w:rFonts w:ascii="Times New Roman" w:hAnsi="Times New Roman" w:cs="Times New Roman"/>
          <w:sz w:val="24"/>
          <w:szCs w:val="24"/>
        </w:rPr>
        <w:t xml:space="preserve">; </w:t>
      </w:r>
      <w:r w:rsidR="00125EC2" w:rsidRPr="00A737D0">
        <w:rPr>
          <w:rFonts w:ascii="Times New Roman" w:hAnsi="Times New Roman" w:cs="Times New Roman"/>
          <w:sz w:val="24"/>
          <w:szCs w:val="24"/>
        </w:rPr>
        <w:t xml:space="preserve">marginal versus productive farmland </w:t>
      </w:r>
      <w:r w:rsidR="00210585" w:rsidRPr="00A737D0">
        <w:rPr>
          <w:rFonts w:ascii="Times New Roman" w:hAnsi="Times New Roman" w:cs="Times New Roman"/>
          <w:sz w:val="24"/>
          <w:szCs w:val="24"/>
        </w:rPr>
        <w:t>as determined by</w:t>
      </w:r>
      <w:r w:rsidR="00125EC2" w:rsidRPr="00A737D0">
        <w:rPr>
          <w:rFonts w:ascii="Times New Roman" w:hAnsi="Times New Roman" w:cs="Times New Roman"/>
          <w:sz w:val="24"/>
          <w:szCs w:val="24"/>
        </w:rPr>
        <w:t xml:space="preserve"> the </w:t>
      </w:r>
      <w:r w:rsidR="00177CF9">
        <w:rPr>
          <w:rFonts w:ascii="Times New Roman" w:hAnsi="Times New Roman" w:cs="Times New Roman"/>
          <w:sz w:val="24"/>
          <w:szCs w:val="24"/>
        </w:rPr>
        <w:t xml:space="preserve">2012 </w:t>
      </w:r>
      <w:r w:rsidR="00125EC2" w:rsidRPr="00A737D0">
        <w:rPr>
          <w:rFonts w:ascii="Times New Roman" w:hAnsi="Times New Roman" w:cs="Times New Roman"/>
          <w:sz w:val="24"/>
          <w:szCs w:val="24"/>
        </w:rPr>
        <w:t xml:space="preserve">National Commodity </w:t>
      </w:r>
      <w:r w:rsidR="00534EA7" w:rsidRPr="00A737D0">
        <w:rPr>
          <w:rFonts w:ascii="Times New Roman" w:hAnsi="Times New Roman" w:cs="Times New Roman"/>
          <w:sz w:val="24"/>
          <w:szCs w:val="24"/>
        </w:rPr>
        <w:t>Cropland Productivity Index</w:t>
      </w:r>
      <w:r w:rsidR="002F194B" w:rsidRPr="00A737D0">
        <w:rPr>
          <w:rFonts w:ascii="Times New Roman" w:hAnsi="Times New Roman" w:cs="Times New Roman"/>
          <w:sz w:val="24"/>
          <w:szCs w:val="24"/>
        </w:rPr>
        <w:t xml:space="preserve">; </w:t>
      </w:r>
      <w:r w:rsidR="00210585" w:rsidRPr="00A737D0">
        <w:rPr>
          <w:rFonts w:ascii="Times New Roman" w:hAnsi="Times New Roman" w:cs="Times New Roman"/>
          <w:sz w:val="24"/>
          <w:szCs w:val="24"/>
        </w:rPr>
        <w:t>and a characterization of exurban versus urban environs</w:t>
      </w:r>
      <w:r w:rsidR="00534EA7" w:rsidRPr="00A737D0">
        <w:rPr>
          <w:rFonts w:ascii="Times New Roman" w:hAnsi="Times New Roman" w:cs="Times New Roman"/>
          <w:sz w:val="24"/>
          <w:szCs w:val="24"/>
        </w:rPr>
        <w:t xml:space="preserve"> (</w:t>
      </w:r>
      <w:r w:rsidR="008B775E">
        <w:rPr>
          <w:rFonts w:ascii="Times New Roman" w:hAnsi="Times New Roman" w:cs="Times New Roman"/>
          <w:sz w:val="24"/>
          <w:szCs w:val="24"/>
        </w:rPr>
        <w:t>Supplemental</w:t>
      </w:r>
      <w:r w:rsidR="008E036B">
        <w:rPr>
          <w:rFonts w:ascii="Times New Roman" w:hAnsi="Times New Roman" w:cs="Times New Roman"/>
          <w:sz w:val="24"/>
          <w:szCs w:val="24"/>
        </w:rPr>
        <w:t xml:space="preserve"> S</w:t>
      </w:r>
      <w:r w:rsidR="007979B4">
        <w:rPr>
          <w:rFonts w:ascii="Times New Roman" w:hAnsi="Times New Roman" w:cs="Times New Roman"/>
          <w:sz w:val="24"/>
          <w:szCs w:val="24"/>
        </w:rPr>
        <w:t>1</w:t>
      </w:r>
      <w:r w:rsidR="00534EA7" w:rsidRPr="00A737D0">
        <w:rPr>
          <w:rFonts w:ascii="Times New Roman" w:hAnsi="Times New Roman" w:cs="Times New Roman"/>
          <w:sz w:val="24"/>
          <w:szCs w:val="24"/>
        </w:rPr>
        <w:t>)</w:t>
      </w:r>
      <w:r w:rsidR="00210585" w:rsidRPr="00A737D0">
        <w:rPr>
          <w:rFonts w:ascii="Times New Roman" w:hAnsi="Times New Roman" w:cs="Times New Roman"/>
          <w:sz w:val="24"/>
          <w:szCs w:val="24"/>
        </w:rPr>
        <w:t>.</w:t>
      </w:r>
      <w:r w:rsidR="00DA2F5F">
        <w:rPr>
          <w:rFonts w:ascii="Times New Roman" w:hAnsi="Times New Roman" w:cs="Times New Roman"/>
          <w:sz w:val="24"/>
          <w:szCs w:val="24"/>
        </w:rPr>
        <w:t xml:space="preserve"> </w:t>
      </w:r>
      <w:r w:rsidR="00DD7CDA">
        <w:rPr>
          <w:rFonts w:ascii="Times New Roman" w:hAnsi="Times New Roman" w:cs="Times New Roman"/>
          <w:sz w:val="24"/>
          <w:szCs w:val="24"/>
        </w:rPr>
        <w:t>As we defined it, m</w:t>
      </w:r>
      <w:r w:rsidR="00DA2F5F" w:rsidRPr="00DA2F5F">
        <w:rPr>
          <w:rFonts w:ascii="Times New Roman" w:hAnsi="Times New Roman" w:cs="Times New Roman"/>
          <w:sz w:val="24"/>
          <w:szCs w:val="24"/>
        </w:rPr>
        <w:t>arginal cropland devoted to corn and soy production comprises &lt;5% of the overall landscape and 1</w:t>
      </w:r>
      <w:r w:rsidR="0094176B">
        <w:rPr>
          <w:rFonts w:ascii="Times New Roman" w:hAnsi="Times New Roman" w:cs="Times New Roman"/>
          <w:sz w:val="24"/>
          <w:szCs w:val="24"/>
        </w:rPr>
        <w:t>4</w:t>
      </w:r>
      <w:r w:rsidR="00DA2F5F" w:rsidRPr="00DA2F5F">
        <w:rPr>
          <w:rFonts w:ascii="Times New Roman" w:hAnsi="Times New Roman" w:cs="Times New Roman"/>
          <w:sz w:val="24"/>
          <w:szCs w:val="24"/>
        </w:rPr>
        <w:t>%</w:t>
      </w:r>
      <w:r w:rsidR="008F6DF3">
        <w:rPr>
          <w:rFonts w:ascii="Times New Roman" w:hAnsi="Times New Roman" w:cs="Times New Roman"/>
          <w:sz w:val="24"/>
          <w:szCs w:val="24"/>
        </w:rPr>
        <w:t xml:space="preserve"> </w:t>
      </w:r>
      <w:r w:rsidR="00DA2F5F" w:rsidRPr="00DA2F5F">
        <w:rPr>
          <w:rFonts w:ascii="Times New Roman" w:hAnsi="Times New Roman" w:cs="Times New Roman"/>
          <w:sz w:val="24"/>
          <w:szCs w:val="24"/>
        </w:rPr>
        <w:t>of total land in production</w:t>
      </w:r>
      <w:r w:rsidR="00DD7CDA">
        <w:rPr>
          <w:rFonts w:ascii="Times New Roman" w:hAnsi="Times New Roman" w:cs="Times New Roman"/>
          <w:sz w:val="24"/>
          <w:szCs w:val="24"/>
        </w:rPr>
        <w:t>.</w:t>
      </w:r>
      <w:r w:rsidR="00F25C28">
        <w:rPr>
          <w:rFonts w:ascii="Times New Roman" w:hAnsi="Times New Roman" w:cs="Times New Roman"/>
          <w:sz w:val="24"/>
          <w:szCs w:val="24"/>
        </w:rPr>
        <w:t xml:space="preserve"> </w:t>
      </w:r>
    </w:p>
    <w:p w14:paraId="637D4D67" w14:textId="6B17C898" w:rsidR="007979B4" w:rsidRPr="00A737D0" w:rsidRDefault="007979B4" w:rsidP="00792ADE">
      <w:pPr>
        <w:spacing w:before="240" w:line="480" w:lineRule="auto"/>
        <w:rPr>
          <w:rFonts w:ascii="Times New Roman" w:hAnsi="Times New Roman" w:cs="Times New Roman"/>
          <w:sz w:val="24"/>
          <w:szCs w:val="24"/>
        </w:rPr>
      </w:pPr>
      <w:r w:rsidRPr="00A737D0">
        <w:rPr>
          <w:rFonts w:ascii="Times New Roman" w:hAnsi="Times New Roman" w:cs="Times New Roman"/>
          <w:sz w:val="24"/>
          <w:szCs w:val="24"/>
        </w:rPr>
        <w:lastRenderedPageBreak/>
        <w:t>To populate th</w:t>
      </w:r>
      <w:r>
        <w:rPr>
          <w:rFonts w:ascii="Times New Roman" w:hAnsi="Times New Roman" w:cs="Times New Roman"/>
          <w:sz w:val="24"/>
          <w:szCs w:val="24"/>
        </w:rPr>
        <w:t>e monarch-relevant</w:t>
      </w:r>
      <w:r w:rsidRPr="00A737D0">
        <w:rPr>
          <w:rFonts w:ascii="Times New Roman" w:hAnsi="Times New Roman" w:cs="Times New Roman"/>
          <w:sz w:val="24"/>
          <w:szCs w:val="24"/>
        </w:rPr>
        <w:t xml:space="preserve"> land-cover map with milkweed, we conducted a systematic review of the literature to o</w:t>
      </w:r>
      <w:r>
        <w:rPr>
          <w:rFonts w:ascii="Times New Roman" w:hAnsi="Times New Roman" w:cs="Times New Roman"/>
          <w:sz w:val="24"/>
          <w:szCs w:val="24"/>
        </w:rPr>
        <w:t>btain empirical common milkweed</w:t>
      </w:r>
      <w:r w:rsidRPr="00A737D0">
        <w:rPr>
          <w:rFonts w:ascii="Times New Roman" w:hAnsi="Times New Roman" w:cs="Times New Roman"/>
          <w:sz w:val="24"/>
          <w:szCs w:val="24"/>
        </w:rPr>
        <w:t xml:space="preserve"> (</w:t>
      </w:r>
      <w:r w:rsidRPr="008B775E">
        <w:rPr>
          <w:rFonts w:ascii="Times New Roman" w:hAnsi="Times New Roman" w:cs="Times New Roman"/>
          <w:i/>
          <w:sz w:val="24"/>
          <w:szCs w:val="24"/>
        </w:rPr>
        <w:t>A</w:t>
      </w:r>
      <w:r>
        <w:rPr>
          <w:rFonts w:ascii="Times New Roman" w:hAnsi="Times New Roman" w:cs="Times New Roman"/>
          <w:i/>
          <w:sz w:val="24"/>
          <w:szCs w:val="24"/>
        </w:rPr>
        <w:t>.</w:t>
      </w:r>
      <w:r w:rsidRPr="008B775E">
        <w:rPr>
          <w:rFonts w:ascii="Times New Roman" w:hAnsi="Times New Roman" w:cs="Times New Roman"/>
          <w:i/>
          <w:sz w:val="24"/>
          <w:szCs w:val="24"/>
        </w:rPr>
        <w:t xml:space="preserve"> syriaca</w:t>
      </w:r>
      <w:r w:rsidRPr="00A737D0">
        <w:rPr>
          <w:rFonts w:ascii="Times New Roman" w:hAnsi="Times New Roman" w:cs="Times New Roman"/>
          <w:sz w:val="24"/>
          <w:szCs w:val="24"/>
        </w:rPr>
        <w:t xml:space="preserve">) stem density estimates (Sauer and Feir 1974, Bhowmik and Bandeen 1976, Cramer and Burnside 1982, Hartzler </w:t>
      </w:r>
      <w:r>
        <w:rPr>
          <w:rFonts w:ascii="Times New Roman" w:hAnsi="Times New Roman" w:cs="Times New Roman"/>
          <w:sz w:val="24"/>
          <w:szCs w:val="24"/>
        </w:rPr>
        <w:t>and</w:t>
      </w:r>
      <w:r w:rsidRPr="00A737D0">
        <w:rPr>
          <w:rFonts w:ascii="Times New Roman" w:hAnsi="Times New Roman" w:cs="Times New Roman"/>
          <w:sz w:val="24"/>
          <w:szCs w:val="24"/>
        </w:rPr>
        <w:t xml:space="preserve"> Buhler 2000, Taylor and Shields 2000, Hartzler 2010, Smith </w:t>
      </w:r>
      <w:del w:id="31" w:author="Hilburger, Steven B." w:date="2017-01-03T15:15:00Z">
        <w:r w:rsidRPr="00A737D0" w:rsidDel="006B557E">
          <w:rPr>
            <w:rFonts w:ascii="Times New Roman" w:hAnsi="Times New Roman" w:cs="Times New Roman"/>
            <w:sz w:val="24"/>
            <w:szCs w:val="24"/>
          </w:rPr>
          <w:delText>et al.</w:delText>
        </w:r>
      </w:del>
      <w:ins w:id="32" w:author="Hilburger, Steven B." w:date="2017-01-03T15:15:00Z">
        <w:r w:rsidR="006B557E" w:rsidRPr="006B557E">
          <w:rPr>
            <w:rFonts w:ascii="Times New Roman" w:hAnsi="Times New Roman" w:cs="Times New Roman"/>
            <w:i/>
            <w:sz w:val="24"/>
            <w:szCs w:val="24"/>
          </w:rPr>
          <w:t>et al.</w:t>
        </w:r>
      </w:ins>
      <w:r w:rsidRPr="00A737D0">
        <w:rPr>
          <w:rFonts w:ascii="Times New Roman" w:hAnsi="Times New Roman" w:cs="Times New Roman"/>
          <w:sz w:val="24"/>
          <w:szCs w:val="24"/>
        </w:rPr>
        <w:t xml:space="preserve"> 2012). We assigned these empirical density estimates to cover classes in our map of land cover (Table 1).</w:t>
      </w:r>
      <w:r>
        <w:rPr>
          <w:rFonts w:ascii="Times New Roman" w:hAnsi="Times New Roman" w:cs="Times New Roman"/>
          <w:sz w:val="24"/>
          <w:szCs w:val="24"/>
        </w:rPr>
        <w:t xml:space="preserve"> Details of this literature review are provided in Supplemental S2; t</w:t>
      </w:r>
      <w:r w:rsidRPr="00A737D0">
        <w:rPr>
          <w:rFonts w:ascii="Times New Roman" w:hAnsi="Times New Roman" w:cs="Times New Roman"/>
          <w:sz w:val="24"/>
          <w:szCs w:val="24"/>
        </w:rPr>
        <w:t xml:space="preserve">he most important </w:t>
      </w:r>
      <w:r>
        <w:rPr>
          <w:rFonts w:ascii="Times New Roman" w:hAnsi="Times New Roman" w:cs="Times New Roman"/>
          <w:sz w:val="24"/>
          <w:szCs w:val="24"/>
        </w:rPr>
        <w:t>empirical assessment</w:t>
      </w:r>
      <w:r w:rsidRPr="00A737D0">
        <w:rPr>
          <w:rFonts w:ascii="Times New Roman" w:hAnsi="Times New Roman" w:cs="Times New Roman"/>
          <w:sz w:val="24"/>
          <w:szCs w:val="24"/>
        </w:rPr>
        <w:t xml:space="preserve"> of milkweed stem density in the </w:t>
      </w:r>
      <w:r>
        <w:rPr>
          <w:rFonts w:ascii="Times New Roman" w:hAnsi="Times New Roman" w:cs="Times New Roman"/>
          <w:sz w:val="24"/>
          <w:szCs w:val="24"/>
        </w:rPr>
        <w:t>Midwest</w:t>
      </w:r>
      <w:r w:rsidRPr="00A737D0">
        <w:rPr>
          <w:rFonts w:ascii="Times New Roman" w:hAnsi="Times New Roman" w:cs="Times New Roman"/>
          <w:sz w:val="24"/>
          <w:szCs w:val="24"/>
        </w:rPr>
        <w:t xml:space="preserve"> region of the U.S. was conducted by Hartzler </w:t>
      </w:r>
      <w:r>
        <w:rPr>
          <w:rFonts w:ascii="Times New Roman" w:hAnsi="Times New Roman" w:cs="Times New Roman"/>
          <w:sz w:val="24"/>
          <w:szCs w:val="24"/>
        </w:rPr>
        <w:t>and</w:t>
      </w:r>
      <w:r w:rsidRPr="00A737D0">
        <w:rPr>
          <w:rFonts w:ascii="Times New Roman" w:hAnsi="Times New Roman" w:cs="Times New Roman"/>
          <w:sz w:val="24"/>
          <w:szCs w:val="24"/>
        </w:rPr>
        <w:t xml:space="preserve"> Buhler (2000)</w:t>
      </w:r>
      <w:r>
        <w:rPr>
          <w:rFonts w:ascii="Times New Roman" w:hAnsi="Times New Roman" w:cs="Times New Roman"/>
          <w:sz w:val="24"/>
          <w:szCs w:val="24"/>
        </w:rPr>
        <w:t>, followed by</w:t>
      </w:r>
      <w:r w:rsidRPr="00A737D0">
        <w:rPr>
          <w:rFonts w:ascii="Times New Roman" w:hAnsi="Times New Roman" w:cs="Times New Roman"/>
          <w:sz w:val="24"/>
          <w:szCs w:val="24"/>
        </w:rPr>
        <w:t xml:space="preserve"> Hartzler (2010</w:t>
      </w:r>
      <w:r>
        <w:rPr>
          <w:rFonts w:ascii="Times New Roman" w:hAnsi="Times New Roman" w:cs="Times New Roman"/>
          <w:sz w:val="24"/>
          <w:szCs w:val="24"/>
        </w:rPr>
        <w:t>)</w:t>
      </w:r>
      <w:r w:rsidRPr="00A737D0">
        <w:rPr>
          <w:rFonts w:ascii="Times New Roman" w:hAnsi="Times New Roman" w:cs="Times New Roman"/>
          <w:sz w:val="24"/>
          <w:szCs w:val="24"/>
        </w:rPr>
        <w:t>. They used randomly chosen locatio</w:t>
      </w:r>
      <w:r>
        <w:rPr>
          <w:rFonts w:ascii="Times New Roman" w:hAnsi="Times New Roman" w:cs="Times New Roman"/>
          <w:sz w:val="24"/>
          <w:szCs w:val="24"/>
        </w:rPr>
        <w:t>ns on roads and extended a 100</w:t>
      </w:r>
      <w:r w:rsidRPr="00A737D0">
        <w:rPr>
          <w:rFonts w:ascii="Times New Roman" w:hAnsi="Times New Roman" w:cs="Times New Roman"/>
          <w:sz w:val="24"/>
          <w:szCs w:val="24"/>
        </w:rPr>
        <w:t xml:space="preserve"> × 50 m transect into the surrounding vegetation. Within this transect they identified patches of common milkweed and measured the area covered by each patch. Their studies were limited to Iowa, but included a variety of land</w:t>
      </w:r>
      <w:r>
        <w:rPr>
          <w:rFonts w:ascii="Times New Roman" w:hAnsi="Times New Roman" w:cs="Times New Roman"/>
          <w:sz w:val="24"/>
          <w:szCs w:val="24"/>
        </w:rPr>
        <w:t>-</w:t>
      </w:r>
      <w:r w:rsidRPr="00A737D0">
        <w:rPr>
          <w:rFonts w:ascii="Times New Roman" w:hAnsi="Times New Roman" w:cs="Times New Roman"/>
          <w:sz w:val="24"/>
          <w:szCs w:val="24"/>
        </w:rPr>
        <w:t>cover types (</w:t>
      </w:r>
      <w:r w:rsidRPr="00992BCD">
        <w:rPr>
          <w:rFonts w:ascii="Times New Roman" w:hAnsi="Times New Roman" w:cs="Times New Roman"/>
          <w:i/>
          <w:sz w:val="24"/>
          <w:szCs w:val="24"/>
        </w:rPr>
        <w:t>n</w:t>
      </w:r>
      <w:r w:rsidRPr="00A737D0">
        <w:rPr>
          <w:rFonts w:ascii="Times New Roman" w:hAnsi="Times New Roman" w:cs="Times New Roman"/>
          <w:sz w:val="24"/>
          <w:szCs w:val="24"/>
        </w:rPr>
        <w:t xml:space="preserve"> = 7), including non-agricultural cover. </w:t>
      </w:r>
      <w:r>
        <w:rPr>
          <w:rFonts w:ascii="Times New Roman" w:hAnsi="Times New Roman" w:cs="Times New Roman"/>
          <w:sz w:val="24"/>
          <w:szCs w:val="24"/>
        </w:rPr>
        <w:t xml:space="preserve">They reported </w:t>
      </w:r>
      <w:ins w:id="33" w:author="Hilburger, Steven B." w:date="2017-01-03T15:42:00Z">
        <w:r w:rsidR="00770939">
          <w:rPr>
            <w:rFonts w:ascii="Times New Roman" w:hAnsi="Times New Roman" w:cs="Times New Roman"/>
            <w:sz w:val="24"/>
            <w:szCs w:val="24"/>
          </w:rPr>
          <w:t xml:space="preserve">occurrence </w:t>
        </w:r>
      </w:ins>
      <w:commentRangeStart w:id="34"/>
      <w:del w:id="35" w:author="Hilburger, Steven B." w:date="2017-01-03T15:42:00Z">
        <w:r w:rsidDel="00770939">
          <w:rPr>
            <w:rFonts w:ascii="Times New Roman" w:hAnsi="Times New Roman" w:cs="Times New Roman"/>
            <w:sz w:val="24"/>
            <w:szCs w:val="24"/>
          </w:rPr>
          <w:delText xml:space="preserve">infestation </w:delText>
        </w:r>
        <w:commentRangeEnd w:id="34"/>
        <w:r w:rsidR="00770939" w:rsidDel="00770939">
          <w:rPr>
            <w:rStyle w:val="CommentReference"/>
          </w:rPr>
          <w:commentReference w:id="34"/>
        </w:r>
      </w:del>
      <w:r>
        <w:rPr>
          <w:rFonts w:ascii="Times New Roman" w:hAnsi="Times New Roman" w:cs="Times New Roman"/>
          <w:sz w:val="24"/>
          <w:szCs w:val="24"/>
        </w:rPr>
        <w:t>rates as high as 67% and 71% in Conservation Reserve Program (CRP) and along roadsides, respectively, and as low</w:t>
      </w:r>
      <w:del w:id="36" w:author="Karen S Oberhauser" w:date="2016-12-30T14:09:00Z">
        <w:r w:rsidDel="00B475A3">
          <w:rPr>
            <w:rFonts w:ascii="Times New Roman" w:hAnsi="Times New Roman" w:cs="Times New Roman"/>
            <w:sz w:val="24"/>
            <w:szCs w:val="24"/>
          </w:rPr>
          <w:delText>s</w:delText>
        </w:r>
      </w:del>
      <w:r>
        <w:rPr>
          <w:rFonts w:ascii="Times New Roman" w:hAnsi="Times New Roman" w:cs="Times New Roman"/>
          <w:sz w:val="24"/>
          <w:szCs w:val="24"/>
        </w:rPr>
        <w:t xml:space="preserve"> as 28% in pasture. CRP land had densities of 212 m</w:t>
      </w:r>
      <w:r w:rsidRPr="008B775E">
        <w:rPr>
          <w:rFonts w:ascii="Times New Roman" w:hAnsi="Times New Roman" w:cs="Times New Roman"/>
          <w:sz w:val="24"/>
          <w:szCs w:val="24"/>
          <w:vertAlign w:val="superscript"/>
        </w:rPr>
        <w:t>2</w:t>
      </w:r>
      <w:r>
        <w:rPr>
          <w:rFonts w:ascii="Times New Roman" w:hAnsi="Times New Roman" w:cs="Times New Roman"/>
          <w:sz w:val="24"/>
          <w:szCs w:val="24"/>
        </w:rPr>
        <w:t xml:space="preserve"> ha</w:t>
      </w:r>
      <w:r w:rsidRPr="008B775E">
        <w:rPr>
          <w:rFonts w:ascii="Times New Roman" w:hAnsi="Times New Roman" w:cs="Times New Roman"/>
          <w:sz w:val="24"/>
          <w:szCs w:val="24"/>
          <w:vertAlign w:val="superscript"/>
        </w:rPr>
        <w:t>-1</w:t>
      </w:r>
      <w:r>
        <w:rPr>
          <w:rFonts w:ascii="Times New Roman" w:hAnsi="Times New Roman" w:cs="Times New Roman"/>
          <w:sz w:val="24"/>
          <w:szCs w:val="24"/>
        </w:rPr>
        <w:t>, waterways and terraces had 169 m</w:t>
      </w:r>
      <w:r w:rsidRPr="008B775E">
        <w:rPr>
          <w:rFonts w:ascii="Times New Roman" w:hAnsi="Times New Roman" w:cs="Times New Roman"/>
          <w:sz w:val="24"/>
          <w:szCs w:val="24"/>
          <w:vertAlign w:val="superscript"/>
        </w:rPr>
        <w:t>2</w:t>
      </w:r>
      <w:r>
        <w:rPr>
          <w:rFonts w:ascii="Times New Roman" w:hAnsi="Times New Roman" w:cs="Times New Roman"/>
          <w:sz w:val="24"/>
          <w:szCs w:val="24"/>
        </w:rPr>
        <w:t xml:space="preserve"> ha</w:t>
      </w:r>
      <w:r w:rsidRPr="008B775E">
        <w:rPr>
          <w:rFonts w:ascii="Times New Roman" w:hAnsi="Times New Roman" w:cs="Times New Roman"/>
          <w:sz w:val="24"/>
          <w:szCs w:val="24"/>
          <w:vertAlign w:val="superscript"/>
        </w:rPr>
        <w:t>-1</w:t>
      </w:r>
      <w:r>
        <w:rPr>
          <w:rFonts w:ascii="Times New Roman" w:hAnsi="Times New Roman" w:cs="Times New Roman"/>
          <w:sz w:val="24"/>
          <w:szCs w:val="24"/>
        </w:rPr>
        <w:t>, roadsides had 102 m</w:t>
      </w:r>
      <w:r w:rsidRPr="008B775E">
        <w:rPr>
          <w:rFonts w:ascii="Times New Roman" w:hAnsi="Times New Roman" w:cs="Times New Roman"/>
          <w:sz w:val="24"/>
          <w:szCs w:val="24"/>
          <w:vertAlign w:val="superscript"/>
        </w:rPr>
        <w:t>2</w:t>
      </w:r>
      <w:r>
        <w:rPr>
          <w:rFonts w:ascii="Times New Roman" w:hAnsi="Times New Roman" w:cs="Times New Roman"/>
          <w:sz w:val="24"/>
          <w:szCs w:val="24"/>
        </w:rPr>
        <w:t xml:space="preserve"> ha</w:t>
      </w:r>
      <w:r w:rsidRPr="008B775E">
        <w:rPr>
          <w:rFonts w:ascii="Times New Roman" w:hAnsi="Times New Roman" w:cs="Times New Roman"/>
          <w:sz w:val="24"/>
          <w:szCs w:val="24"/>
          <w:vertAlign w:val="superscript"/>
        </w:rPr>
        <w:t>-1</w:t>
      </w:r>
      <w:r>
        <w:rPr>
          <w:rFonts w:ascii="Times New Roman" w:hAnsi="Times New Roman" w:cs="Times New Roman"/>
          <w:sz w:val="24"/>
          <w:szCs w:val="24"/>
        </w:rPr>
        <w:t>, other crops, railroad rights-of-way, wood lots and grassed field corners had 61 m</w:t>
      </w:r>
      <w:r w:rsidRPr="008B775E">
        <w:rPr>
          <w:rFonts w:ascii="Times New Roman" w:hAnsi="Times New Roman" w:cs="Times New Roman"/>
          <w:sz w:val="24"/>
          <w:szCs w:val="24"/>
          <w:vertAlign w:val="superscript"/>
        </w:rPr>
        <w:t>2</w:t>
      </w:r>
      <w:r>
        <w:rPr>
          <w:rFonts w:ascii="Times New Roman" w:hAnsi="Times New Roman" w:cs="Times New Roman"/>
          <w:sz w:val="24"/>
          <w:szCs w:val="24"/>
        </w:rPr>
        <w:t xml:space="preserve"> ha</w:t>
      </w:r>
      <w:r w:rsidRPr="008B775E">
        <w:rPr>
          <w:rFonts w:ascii="Times New Roman" w:hAnsi="Times New Roman" w:cs="Times New Roman"/>
          <w:sz w:val="24"/>
          <w:szCs w:val="24"/>
          <w:vertAlign w:val="superscript"/>
        </w:rPr>
        <w:t>-1</w:t>
      </w:r>
      <w:r>
        <w:rPr>
          <w:rFonts w:ascii="Times New Roman" w:hAnsi="Times New Roman" w:cs="Times New Roman"/>
          <w:sz w:val="24"/>
          <w:szCs w:val="24"/>
        </w:rPr>
        <w:t>, and corn and soybean had 30 and 16</w:t>
      </w:r>
      <w:r w:rsidRPr="008B775E">
        <w:rPr>
          <w:rFonts w:ascii="Times New Roman" w:hAnsi="Times New Roman" w:cs="Times New Roman"/>
          <w:sz w:val="24"/>
          <w:szCs w:val="24"/>
        </w:rPr>
        <w:t xml:space="preserve"> </w:t>
      </w:r>
      <w:r>
        <w:rPr>
          <w:rFonts w:ascii="Times New Roman" w:hAnsi="Times New Roman" w:cs="Times New Roman"/>
          <w:sz w:val="24"/>
          <w:szCs w:val="24"/>
        </w:rPr>
        <w:t>m</w:t>
      </w:r>
      <w:r w:rsidRPr="008B775E">
        <w:rPr>
          <w:rFonts w:ascii="Times New Roman" w:hAnsi="Times New Roman" w:cs="Times New Roman"/>
          <w:sz w:val="24"/>
          <w:szCs w:val="24"/>
          <w:vertAlign w:val="superscript"/>
        </w:rPr>
        <w:t>2</w:t>
      </w:r>
      <w:r>
        <w:rPr>
          <w:rFonts w:ascii="Times New Roman" w:hAnsi="Times New Roman" w:cs="Times New Roman"/>
          <w:sz w:val="24"/>
          <w:szCs w:val="24"/>
        </w:rPr>
        <w:t xml:space="preserve"> ha</w:t>
      </w:r>
      <w:r w:rsidRPr="008B775E">
        <w:rPr>
          <w:rFonts w:ascii="Times New Roman" w:hAnsi="Times New Roman" w:cs="Times New Roman"/>
          <w:sz w:val="24"/>
          <w:szCs w:val="24"/>
          <w:vertAlign w:val="superscript"/>
        </w:rPr>
        <w:t>-1</w:t>
      </w:r>
      <w:r>
        <w:rPr>
          <w:rFonts w:ascii="Times New Roman" w:hAnsi="Times New Roman" w:cs="Times New Roman"/>
          <w:sz w:val="24"/>
          <w:szCs w:val="24"/>
        </w:rPr>
        <w:t xml:space="preserve">, respectively.  </w:t>
      </w:r>
      <w:r w:rsidRPr="00A737D0">
        <w:rPr>
          <w:rFonts w:ascii="Times New Roman" w:hAnsi="Times New Roman" w:cs="Times New Roman"/>
          <w:sz w:val="24"/>
          <w:szCs w:val="24"/>
        </w:rPr>
        <w:t>Following Pleasan</w:t>
      </w:r>
      <w:r>
        <w:rPr>
          <w:rFonts w:ascii="Times New Roman" w:hAnsi="Times New Roman" w:cs="Times New Roman"/>
          <w:sz w:val="24"/>
          <w:szCs w:val="24"/>
        </w:rPr>
        <w:t>ts (2016), we converted</w:t>
      </w:r>
      <w:r w:rsidRPr="00A737D0">
        <w:rPr>
          <w:rFonts w:ascii="Times New Roman" w:hAnsi="Times New Roman" w:cs="Times New Roman"/>
          <w:sz w:val="24"/>
          <w:szCs w:val="24"/>
        </w:rPr>
        <w:t xml:space="preserve"> m</w:t>
      </w:r>
      <w:r w:rsidRPr="00992BCD">
        <w:rPr>
          <w:rFonts w:ascii="Times New Roman" w:hAnsi="Times New Roman" w:cs="Times New Roman"/>
          <w:sz w:val="24"/>
          <w:szCs w:val="24"/>
          <w:vertAlign w:val="superscript"/>
        </w:rPr>
        <w:t>2</w:t>
      </w:r>
      <w:r w:rsidRPr="00A737D0">
        <w:rPr>
          <w:rFonts w:ascii="Times New Roman" w:hAnsi="Times New Roman" w:cs="Times New Roman"/>
          <w:sz w:val="24"/>
          <w:szCs w:val="24"/>
        </w:rPr>
        <w:t xml:space="preserve"> per hectare into stems per hectare with a conversion factor of 1.95 stems</w:t>
      </w:r>
      <w:r>
        <w:rPr>
          <w:rFonts w:ascii="Times New Roman" w:hAnsi="Times New Roman" w:cs="Times New Roman"/>
          <w:sz w:val="24"/>
          <w:szCs w:val="24"/>
        </w:rPr>
        <w:t xml:space="preserve"> </w:t>
      </w:r>
      <w:r w:rsidRPr="00A737D0">
        <w:rPr>
          <w:rFonts w:ascii="Times New Roman" w:hAnsi="Times New Roman" w:cs="Times New Roman"/>
          <w:sz w:val="24"/>
          <w:szCs w:val="24"/>
        </w:rPr>
        <w:t>m</w:t>
      </w:r>
      <w:r>
        <w:rPr>
          <w:rFonts w:ascii="Times New Roman" w:hAnsi="Times New Roman" w:cs="Times New Roman"/>
          <w:sz w:val="24"/>
          <w:szCs w:val="24"/>
          <w:vertAlign w:val="superscript"/>
        </w:rPr>
        <w:t>-2</w:t>
      </w:r>
      <w:r w:rsidRPr="00A737D0">
        <w:rPr>
          <w:rFonts w:ascii="Times New Roman" w:hAnsi="Times New Roman" w:cs="Times New Roman"/>
          <w:sz w:val="24"/>
          <w:szCs w:val="24"/>
        </w:rPr>
        <w:t xml:space="preserve"> as reported by Flockhart </w:t>
      </w:r>
      <w:del w:id="37" w:author="Hilburger, Steven B." w:date="2017-01-03T15:15:00Z">
        <w:r w:rsidRPr="00A737D0" w:rsidDel="006B557E">
          <w:rPr>
            <w:rFonts w:ascii="Times New Roman" w:hAnsi="Times New Roman" w:cs="Times New Roman"/>
            <w:sz w:val="24"/>
            <w:szCs w:val="24"/>
          </w:rPr>
          <w:delText>et al.</w:delText>
        </w:r>
      </w:del>
      <w:ins w:id="38" w:author="Hilburger, Steven B." w:date="2017-01-03T15:15:00Z">
        <w:r w:rsidR="006B557E" w:rsidRPr="006B557E">
          <w:rPr>
            <w:rFonts w:ascii="Times New Roman" w:hAnsi="Times New Roman" w:cs="Times New Roman"/>
            <w:i/>
            <w:sz w:val="24"/>
            <w:szCs w:val="24"/>
          </w:rPr>
          <w:t>et al.</w:t>
        </w:r>
      </w:ins>
      <w:r w:rsidRPr="00A737D0">
        <w:rPr>
          <w:rFonts w:ascii="Times New Roman" w:hAnsi="Times New Roman" w:cs="Times New Roman"/>
          <w:sz w:val="24"/>
          <w:szCs w:val="24"/>
        </w:rPr>
        <w:t xml:space="preserve"> (2015).</w:t>
      </w:r>
    </w:p>
    <w:p w14:paraId="1F67AE60" w14:textId="75AE1751" w:rsidR="00F43C74" w:rsidRPr="00A737D0" w:rsidRDefault="00DC2863" w:rsidP="00ED6049">
      <w:pPr>
        <w:spacing w:before="240" w:line="480" w:lineRule="auto"/>
        <w:rPr>
          <w:rFonts w:ascii="Times New Roman" w:hAnsi="Times New Roman" w:cs="Times New Roman"/>
          <w:i/>
          <w:sz w:val="24"/>
          <w:szCs w:val="24"/>
        </w:rPr>
      </w:pPr>
      <w:r w:rsidRPr="00A737D0">
        <w:rPr>
          <w:rFonts w:ascii="Times New Roman" w:hAnsi="Times New Roman" w:cs="Times New Roman"/>
          <w:i/>
          <w:sz w:val="24"/>
          <w:szCs w:val="24"/>
        </w:rPr>
        <w:t>The</w:t>
      </w:r>
      <w:r w:rsidR="00F43C74" w:rsidRPr="00A737D0">
        <w:rPr>
          <w:rFonts w:ascii="Times New Roman" w:hAnsi="Times New Roman" w:cs="Times New Roman"/>
          <w:i/>
          <w:sz w:val="24"/>
          <w:szCs w:val="24"/>
        </w:rPr>
        <w:t xml:space="preserve"> potential of milkweed </w:t>
      </w:r>
      <w:r w:rsidRPr="00A737D0">
        <w:rPr>
          <w:rFonts w:ascii="Times New Roman" w:hAnsi="Times New Roman" w:cs="Times New Roman"/>
          <w:i/>
          <w:sz w:val="24"/>
          <w:szCs w:val="24"/>
        </w:rPr>
        <w:t>restoration</w:t>
      </w:r>
      <w:r w:rsidR="00F43C74" w:rsidRPr="00A737D0">
        <w:rPr>
          <w:rFonts w:ascii="Times New Roman" w:hAnsi="Times New Roman" w:cs="Times New Roman"/>
          <w:i/>
          <w:sz w:val="24"/>
          <w:szCs w:val="24"/>
        </w:rPr>
        <w:t xml:space="preserve"> in five sectors, individually and in combination</w:t>
      </w:r>
    </w:p>
    <w:p w14:paraId="4DE71289" w14:textId="690E18E7" w:rsidR="002F1E9C" w:rsidRPr="00A737D0" w:rsidRDefault="00E30405" w:rsidP="00ED6049">
      <w:pPr>
        <w:spacing w:before="240" w:line="480" w:lineRule="auto"/>
        <w:rPr>
          <w:rFonts w:ascii="Times New Roman" w:hAnsi="Times New Roman" w:cs="Times New Roman"/>
          <w:sz w:val="24"/>
          <w:szCs w:val="24"/>
        </w:rPr>
      </w:pPr>
      <w:r>
        <w:rPr>
          <w:rFonts w:ascii="Times New Roman" w:hAnsi="Times New Roman" w:cs="Times New Roman"/>
          <w:sz w:val="24"/>
          <w:szCs w:val="24"/>
        </w:rPr>
        <w:t xml:space="preserve">Using geospatial tools developed for this analysis (Rohweder </w:t>
      </w:r>
      <w:r w:rsidR="00B75E56">
        <w:rPr>
          <w:rFonts w:ascii="Times New Roman" w:hAnsi="Times New Roman" w:cs="Times New Roman"/>
          <w:sz w:val="24"/>
          <w:szCs w:val="24"/>
        </w:rPr>
        <w:t>and</w:t>
      </w:r>
      <w:r>
        <w:rPr>
          <w:rFonts w:ascii="Times New Roman" w:hAnsi="Times New Roman" w:cs="Times New Roman"/>
          <w:sz w:val="24"/>
          <w:szCs w:val="24"/>
        </w:rPr>
        <w:t xml:space="preserve"> Thogmartin 2016), w</w:t>
      </w:r>
      <w:r w:rsidR="00B70D6B" w:rsidRPr="00A737D0">
        <w:rPr>
          <w:rFonts w:ascii="Times New Roman" w:hAnsi="Times New Roman" w:cs="Times New Roman"/>
          <w:sz w:val="24"/>
          <w:szCs w:val="24"/>
        </w:rPr>
        <w:t xml:space="preserve">e evaluated </w:t>
      </w:r>
      <w:r w:rsidR="00F25C28">
        <w:rPr>
          <w:rFonts w:ascii="Times New Roman" w:hAnsi="Times New Roman" w:cs="Times New Roman"/>
          <w:sz w:val="24"/>
          <w:szCs w:val="24"/>
        </w:rPr>
        <w:t>potential</w:t>
      </w:r>
      <w:r w:rsidR="00B70D6B" w:rsidRPr="00A737D0">
        <w:rPr>
          <w:rFonts w:ascii="Times New Roman" w:hAnsi="Times New Roman" w:cs="Times New Roman"/>
          <w:sz w:val="24"/>
          <w:szCs w:val="24"/>
        </w:rPr>
        <w:t xml:space="preserve"> milkweed </w:t>
      </w:r>
      <w:r w:rsidR="009B2BC4" w:rsidRPr="00A737D0">
        <w:rPr>
          <w:rFonts w:ascii="Times New Roman" w:hAnsi="Times New Roman" w:cs="Times New Roman"/>
          <w:sz w:val="24"/>
          <w:szCs w:val="24"/>
        </w:rPr>
        <w:t>restorations</w:t>
      </w:r>
      <w:r w:rsidR="00B70D6B" w:rsidRPr="00A737D0">
        <w:rPr>
          <w:rFonts w:ascii="Times New Roman" w:hAnsi="Times New Roman" w:cs="Times New Roman"/>
          <w:sz w:val="24"/>
          <w:szCs w:val="24"/>
        </w:rPr>
        <w:t xml:space="preserve"> </w:t>
      </w:r>
      <w:r w:rsidR="000C063B">
        <w:rPr>
          <w:rFonts w:ascii="Times New Roman" w:hAnsi="Times New Roman" w:cs="Times New Roman"/>
          <w:sz w:val="24"/>
          <w:szCs w:val="24"/>
        </w:rPr>
        <w:t>in</w:t>
      </w:r>
      <w:r w:rsidR="00B70D6B" w:rsidRPr="00A737D0">
        <w:rPr>
          <w:rFonts w:ascii="Times New Roman" w:hAnsi="Times New Roman" w:cs="Times New Roman"/>
          <w:sz w:val="24"/>
          <w:szCs w:val="24"/>
        </w:rPr>
        <w:t xml:space="preserve"> </w:t>
      </w:r>
      <w:r w:rsidR="00C369BC" w:rsidRPr="00A737D0">
        <w:rPr>
          <w:rFonts w:ascii="Times New Roman" w:hAnsi="Times New Roman" w:cs="Times New Roman"/>
          <w:sz w:val="24"/>
          <w:szCs w:val="24"/>
        </w:rPr>
        <w:t>five</w:t>
      </w:r>
      <w:r w:rsidR="00B70D6B" w:rsidRPr="00A737D0">
        <w:rPr>
          <w:rFonts w:ascii="Times New Roman" w:hAnsi="Times New Roman" w:cs="Times New Roman"/>
          <w:sz w:val="24"/>
          <w:szCs w:val="24"/>
        </w:rPr>
        <w:t xml:space="preserve"> sectors</w:t>
      </w:r>
      <w:r w:rsidR="00C369BC" w:rsidRPr="00A737D0">
        <w:rPr>
          <w:rFonts w:ascii="Times New Roman" w:hAnsi="Times New Roman" w:cs="Times New Roman"/>
          <w:sz w:val="24"/>
          <w:szCs w:val="24"/>
        </w:rPr>
        <w:t xml:space="preserve">, individually and in combination. The </w:t>
      </w:r>
      <w:r w:rsidR="00C327CE">
        <w:rPr>
          <w:rFonts w:ascii="Times New Roman" w:hAnsi="Times New Roman" w:cs="Times New Roman"/>
          <w:sz w:val="24"/>
          <w:szCs w:val="24"/>
        </w:rPr>
        <w:t>protected area grassland</w:t>
      </w:r>
      <w:r w:rsidR="000F191B" w:rsidRPr="00A737D0">
        <w:rPr>
          <w:rFonts w:ascii="Times New Roman" w:hAnsi="Times New Roman" w:cs="Times New Roman"/>
          <w:sz w:val="24"/>
          <w:szCs w:val="24"/>
        </w:rPr>
        <w:t xml:space="preserve"> </w:t>
      </w:r>
      <w:r w:rsidR="00CF02C7" w:rsidRPr="00A737D0">
        <w:rPr>
          <w:rFonts w:ascii="Times New Roman" w:hAnsi="Times New Roman" w:cs="Times New Roman"/>
          <w:sz w:val="24"/>
          <w:szCs w:val="24"/>
        </w:rPr>
        <w:t xml:space="preserve">sector </w:t>
      </w:r>
      <w:r w:rsidR="000F191B" w:rsidRPr="00A737D0">
        <w:rPr>
          <w:rFonts w:ascii="Times New Roman" w:hAnsi="Times New Roman" w:cs="Times New Roman"/>
          <w:sz w:val="24"/>
          <w:szCs w:val="24"/>
        </w:rPr>
        <w:t>included</w:t>
      </w:r>
      <w:r w:rsidR="00C369BC" w:rsidRPr="00A737D0">
        <w:rPr>
          <w:rFonts w:ascii="Times New Roman" w:hAnsi="Times New Roman" w:cs="Times New Roman"/>
          <w:sz w:val="24"/>
          <w:szCs w:val="24"/>
        </w:rPr>
        <w:t xml:space="preserve"> any herbaceous </w:t>
      </w:r>
      <w:r w:rsidR="0083617F" w:rsidRPr="00A737D0">
        <w:rPr>
          <w:rFonts w:ascii="Times New Roman" w:hAnsi="Times New Roman" w:cs="Times New Roman"/>
          <w:sz w:val="24"/>
          <w:szCs w:val="24"/>
        </w:rPr>
        <w:t>per</w:t>
      </w:r>
      <w:r w:rsidR="00603886" w:rsidRPr="00A737D0">
        <w:rPr>
          <w:rFonts w:ascii="Times New Roman" w:hAnsi="Times New Roman" w:cs="Times New Roman"/>
          <w:sz w:val="24"/>
          <w:szCs w:val="24"/>
        </w:rPr>
        <w:t>ennial vegetation (often grass-</w:t>
      </w:r>
      <w:r w:rsidR="0083617F" w:rsidRPr="00A737D0">
        <w:rPr>
          <w:rFonts w:ascii="Times New Roman" w:hAnsi="Times New Roman" w:cs="Times New Roman"/>
          <w:sz w:val="24"/>
          <w:szCs w:val="24"/>
        </w:rPr>
        <w:lastRenderedPageBreak/>
        <w:t xml:space="preserve">dominated, but containing nectar-producing forbs and plants in the </w:t>
      </w:r>
      <w:r w:rsidR="0083617F" w:rsidRPr="00A737D0">
        <w:rPr>
          <w:rFonts w:ascii="Times New Roman" w:hAnsi="Times New Roman" w:cs="Times New Roman"/>
          <w:i/>
          <w:sz w:val="24"/>
          <w:szCs w:val="24"/>
        </w:rPr>
        <w:t xml:space="preserve">Asclepias </w:t>
      </w:r>
      <w:r w:rsidR="0083617F" w:rsidRPr="00A737D0">
        <w:rPr>
          <w:rFonts w:ascii="Times New Roman" w:hAnsi="Times New Roman" w:cs="Times New Roman"/>
          <w:sz w:val="24"/>
          <w:szCs w:val="24"/>
        </w:rPr>
        <w:t xml:space="preserve">genus) </w:t>
      </w:r>
      <w:r w:rsidR="00C369BC" w:rsidRPr="00A737D0">
        <w:rPr>
          <w:rFonts w:ascii="Times New Roman" w:hAnsi="Times New Roman" w:cs="Times New Roman"/>
          <w:sz w:val="24"/>
          <w:szCs w:val="24"/>
        </w:rPr>
        <w:t xml:space="preserve">or pasture/hayland occurring within lands identified as protected in the </w:t>
      </w:r>
      <w:r w:rsidR="00177CF9">
        <w:rPr>
          <w:rFonts w:ascii="Times New Roman" w:hAnsi="Times New Roman" w:cs="Times New Roman"/>
          <w:sz w:val="24"/>
          <w:szCs w:val="24"/>
        </w:rPr>
        <w:t xml:space="preserve">2012 </w:t>
      </w:r>
      <w:r w:rsidR="00C369BC" w:rsidRPr="00A737D0">
        <w:rPr>
          <w:rFonts w:ascii="Times New Roman" w:hAnsi="Times New Roman" w:cs="Times New Roman"/>
          <w:sz w:val="24"/>
          <w:szCs w:val="24"/>
        </w:rPr>
        <w:t>Protected Area</w:t>
      </w:r>
      <w:r w:rsidR="00177CF9">
        <w:rPr>
          <w:rFonts w:ascii="Times New Roman" w:hAnsi="Times New Roman" w:cs="Times New Roman"/>
          <w:sz w:val="24"/>
          <w:szCs w:val="24"/>
        </w:rPr>
        <w:t>s</w:t>
      </w:r>
      <w:r w:rsidR="00C369BC" w:rsidRPr="00A737D0">
        <w:rPr>
          <w:rFonts w:ascii="Times New Roman" w:hAnsi="Times New Roman" w:cs="Times New Roman"/>
          <w:sz w:val="24"/>
          <w:szCs w:val="24"/>
        </w:rPr>
        <w:t xml:space="preserve"> Database US. CRP lands included only wet- and non-wet reserve program lands capable of supporting milkweed, excluding those relating to tree plantings (Table </w:t>
      </w:r>
      <w:r w:rsidR="009C1B67">
        <w:rPr>
          <w:rFonts w:ascii="Times New Roman" w:hAnsi="Times New Roman" w:cs="Times New Roman"/>
          <w:sz w:val="24"/>
          <w:szCs w:val="24"/>
        </w:rPr>
        <w:t>S2.</w:t>
      </w:r>
      <w:r w:rsidR="00C369BC" w:rsidRPr="00A737D0">
        <w:rPr>
          <w:rFonts w:ascii="Times New Roman" w:hAnsi="Times New Roman" w:cs="Times New Roman"/>
          <w:sz w:val="24"/>
          <w:szCs w:val="24"/>
        </w:rPr>
        <w:t xml:space="preserve">1). </w:t>
      </w:r>
    </w:p>
    <w:p w14:paraId="24515AD1" w14:textId="36994B78" w:rsidR="003D2208" w:rsidRPr="00A737D0" w:rsidRDefault="00F25C28" w:rsidP="00ED6049">
      <w:pPr>
        <w:spacing w:before="240" w:line="480" w:lineRule="auto"/>
        <w:rPr>
          <w:rFonts w:ascii="Times New Roman" w:hAnsi="Times New Roman" w:cs="Times New Roman"/>
          <w:sz w:val="24"/>
          <w:szCs w:val="24"/>
        </w:rPr>
      </w:pPr>
      <w:r>
        <w:rPr>
          <w:rFonts w:ascii="Times New Roman" w:hAnsi="Times New Roman" w:cs="Times New Roman"/>
          <w:sz w:val="24"/>
          <w:szCs w:val="24"/>
        </w:rPr>
        <w:t>W</w:t>
      </w:r>
      <w:r w:rsidR="00C369BC" w:rsidRPr="00A737D0">
        <w:rPr>
          <w:rFonts w:ascii="Times New Roman" w:hAnsi="Times New Roman" w:cs="Times New Roman"/>
          <w:sz w:val="24"/>
          <w:szCs w:val="24"/>
        </w:rPr>
        <w:t xml:space="preserve">e </w:t>
      </w:r>
      <w:r w:rsidR="000A41CF">
        <w:rPr>
          <w:rFonts w:ascii="Times New Roman" w:hAnsi="Times New Roman" w:cs="Times New Roman"/>
          <w:sz w:val="24"/>
          <w:szCs w:val="24"/>
        </w:rPr>
        <w:t>elicited from</w:t>
      </w:r>
      <w:r w:rsidR="00C369BC" w:rsidRPr="00A737D0">
        <w:rPr>
          <w:rFonts w:ascii="Times New Roman" w:hAnsi="Times New Roman" w:cs="Times New Roman"/>
          <w:sz w:val="24"/>
          <w:szCs w:val="24"/>
        </w:rPr>
        <w:t xml:space="preserve"> two independent panels of experts </w:t>
      </w:r>
      <w:r w:rsidR="00792ADE">
        <w:rPr>
          <w:rFonts w:ascii="Times New Roman" w:hAnsi="Times New Roman" w:cs="Times New Roman"/>
          <w:sz w:val="24"/>
          <w:szCs w:val="24"/>
        </w:rPr>
        <w:t xml:space="preserve">the </w:t>
      </w:r>
      <w:r w:rsidR="00EA68A3" w:rsidRPr="00A737D0">
        <w:rPr>
          <w:rFonts w:ascii="Times New Roman" w:hAnsi="Times New Roman" w:cs="Times New Roman"/>
          <w:sz w:val="24"/>
          <w:szCs w:val="24"/>
        </w:rPr>
        <w:t>biological</w:t>
      </w:r>
      <w:r>
        <w:rPr>
          <w:rFonts w:ascii="Times New Roman" w:hAnsi="Times New Roman" w:cs="Times New Roman"/>
          <w:sz w:val="24"/>
          <w:szCs w:val="24"/>
        </w:rPr>
        <w:t>ly</w:t>
      </w:r>
      <w:r w:rsidR="00EA68A3" w:rsidRPr="00A737D0">
        <w:rPr>
          <w:rFonts w:ascii="Times New Roman" w:hAnsi="Times New Roman" w:cs="Times New Roman"/>
          <w:sz w:val="24"/>
          <w:szCs w:val="24"/>
        </w:rPr>
        <w:t xml:space="preserve"> </w:t>
      </w:r>
      <w:r w:rsidR="00C369BC" w:rsidRPr="00A737D0">
        <w:rPr>
          <w:rFonts w:ascii="Times New Roman" w:hAnsi="Times New Roman" w:cs="Times New Roman"/>
          <w:sz w:val="24"/>
          <w:szCs w:val="24"/>
        </w:rPr>
        <w:t xml:space="preserve">reasonable </w:t>
      </w:r>
      <w:r w:rsidR="00D6592A" w:rsidRPr="00A737D0">
        <w:rPr>
          <w:rFonts w:ascii="Times New Roman" w:hAnsi="Times New Roman" w:cs="Times New Roman"/>
          <w:sz w:val="24"/>
          <w:szCs w:val="24"/>
        </w:rPr>
        <w:t>amount</w:t>
      </w:r>
      <w:r w:rsidR="00C327CE">
        <w:rPr>
          <w:rFonts w:ascii="Times New Roman" w:hAnsi="Times New Roman" w:cs="Times New Roman"/>
          <w:sz w:val="24"/>
          <w:szCs w:val="24"/>
        </w:rPr>
        <w:t>s</w:t>
      </w:r>
      <w:r w:rsidR="00D6592A" w:rsidRPr="00A737D0">
        <w:rPr>
          <w:rFonts w:ascii="Times New Roman" w:hAnsi="Times New Roman" w:cs="Times New Roman"/>
          <w:sz w:val="24"/>
          <w:szCs w:val="24"/>
        </w:rPr>
        <w:t xml:space="preserve"> of new milkweed stems </w:t>
      </w:r>
      <w:r w:rsidR="00C327CE">
        <w:rPr>
          <w:rFonts w:ascii="Times New Roman" w:hAnsi="Times New Roman" w:cs="Times New Roman"/>
          <w:sz w:val="24"/>
          <w:szCs w:val="24"/>
        </w:rPr>
        <w:t>restorable</w:t>
      </w:r>
      <w:r w:rsidR="00EA68A3" w:rsidRPr="00A737D0">
        <w:rPr>
          <w:rFonts w:ascii="Times New Roman" w:hAnsi="Times New Roman" w:cs="Times New Roman"/>
          <w:sz w:val="24"/>
          <w:szCs w:val="24"/>
        </w:rPr>
        <w:t xml:space="preserve"> in a given land</w:t>
      </w:r>
      <w:r w:rsidR="00222FDD">
        <w:rPr>
          <w:rFonts w:ascii="Times New Roman" w:hAnsi="Times New Roman" w:cs="Times New Roman"/>
          <w:sz w:val="24"/>
          <w:szCs w:val="24"/>
        </w:rPr>
        <w:t>-</w:t>
      </w:r>
      <w:r w:rsidR="00EA68A3" w:rsidRPr="00A737D0">
        <w:rPr>
          <w:rFonts w:ascii="Times New Roman" w:hAnsi="Times New Roman" w:cs="Times New Roman"/>
          <w:sz w:val="24"/>
          <w:szCs w:val="24"/>
        </w:rPr>
        <w:t>cover sector, and the</w:t>
      </w:r>
      <w:r w:rsidR="00E046D6" w:rsidRPr="00A737D0">
        <w:rPr>
          <w:rFonts w:ascii="Times New Roman" w:hAnsi="Times New Roman" w:cs="Times New Roman"/>
          <w:sz w:val="24"/>
          <w:szCs w:val="24"/>
        </w:rPr>
        <w:t xml:space="preserve"> </w:t>
      </w:r>
      <w:r w:rsidR="00EA68A3" w:rsidRPr="00A737D0">
        <w:rPr>
          <w:rFonts w:ascii="Times New Roman" w:hAnsi="Times New Roman" w:cs="Times New Roman"/>
          <w:sz w:val="24"/>
          <w:szCs w:val="24"/>
        </w:rPr>
        <w:t xml:space="preserve">likelihood that </w:t>
      </w:r>
      <w:r w:rsidR="00C369BC" w:rsidRPr="00A737D0">
        <w:rPr>
          <w:rFonts w:ascii="Times New Roman" w:hAnsi="Times New Roman" w:cs="Times New Roman"/>
          <w:sz w:val="24"/>
          <w:szCs w:val="24"/>
        </w:rPr>
        <w:t>milkweed amendment practices</w:t>
      </w:r>
      <w:r w:rsidR="00387DE1" w:rsidRPr="00A737D0">
        <w:rPr>
          <w:rFonts w:ascii="Times New Roman" w:hAnsi="Times New Roman" w:cs="Times New Roman"/>
          <w:sz w:val="24"/>
          <w:szCs w:val="24"/>
        </w:rPr>
        <w:t xml:space="preserve"> </w:t>
      </w:r>
      <w:r w:rsidR="00C327CE">
        <w:rPr>
          <w:rFonts w:ascii="Times New Roman" w:hAnsi="Times New Roman" w:cs="Times New Roman"/>
          <w:sz w:val="24"/>
          <w:szCs w:val="24"/>
        </w:rPr>
        <w:t>c</w:t>
      </w:r>
      <w:r w:rsidR="00EA68A3" w:rsidRPr="00A737D0">
        <w:rPr>
          <w:rFonts w:ascii="Times New Roman" w:hAnsi="Times New Roman" w:cs="Times New Roman"/>
          <w:sz w:val="24"/>
          <w:szCs w:val="24"/>
        </w:rPr>
        <w:t>ould be adopted by landowners and land managers in the sector</w:t>
      </w:r>
      <w:r w:rsidR="008D1099" w:rsidRPr="00A737D0">
        <w:rPr>
          <w:rFonts w:ascii="Times New Roman" w:hAnsi="Times New Roman" w:cs="Times New Roman"/>
          <w:sz w:val="24"/>
          <w:szCs w:val="24"/>
        </w:rPr>
        <w:t xml:space="preserve"> </w:t>
      </w:r>
      <w:r w:rsidR="00387DE1" w:rsidRPr="00A737D0">
        <w:rPr>
          <w:rFonts w:ascii="Times New Roman" w:hAnsi="Times New Roman" w:cs="Times New Roman"/>
          <w:sz w:val="24"/>
          <w:szCs w:val="24"/>
        </w:rPr>
        <w:t>(</w:t>
      </w:r>
      <w:r w:rsidR="008D1099" w:rsidRPr="00A737D0">
        <w:rPr>
          <w:rFonts w:ascii="Times New Roman" w:hAnsi="Times New Roman" w:cs="Times New Roman"/>
          <w:sz w:val="24"/>
          <w:szCs w:val="24"/>
        </w:rPr>
        <w:t xml:space="preserve">Table 1, </w:t>
      </w:r>
      <w:r w:rsidR="008E036B">
        <w:rPr>
          <w:rFonts w:ascii="Times New Roman" w:hAnsi="Times New Roman" w:cs="Times New Roman"/>
          <w:sz w:val="24"/>
          <w:szCs w:val="24"/>
        </w:rPr>
        <w:t xml:space="preserve">Supplement </w:t>
      </w:r>
      <w:r w:rsidR="009C1B67">
        <w:rPr>
          <w:rFonts w:ascii="Times New Roman" w:hAnsi="Times New Roman" w:cs="Times New Roman"/>
          <w:sz w:val="24"/>
          <w:szCs w:val="24"/>
        </w:rPr>
        <w:t>S4</w:t>
      </w:r>
      <w:r w:rsidR="00387DE1" w:rsidRPr="00A737D0">
        <w:rPr>
          <w:rFonts w:ascii="Times New Roman" w:hAnsi="Times New Roman" w:cs="Times New Roman"/>
          <w:sz w:val="24"/>
          <w:szCs w:val="24"/>
        </w:rPr>
        <w:t>)</w:t>
      </w:r>
      <w:r w:rsidR="00C369BC" w:rsidRPr="00A737D0">
        <w:rPr>
          <w:rFonts w:ascii="Times New Roman" w:hAnsi="Times New Roman" w:cs="Times New Roman"/>
          <w:sz w:val="24"/>
          <w:szCs w:val="24"/>
        </w:rPr>
        <w:t xml:space="preserve">. </w:t>
      </w:r>
      <w:r w:rsidR="00C92620" w:rsidRPr="00A737D0">
        <w:rPr>
          <w:rFonts w:ascii="Times New Roman" w:hAnsi="Times New Roman" w:cs="Times New Roman"/>
          <w:sz w:val="24"/>
          <w:szCs w:val="24"/>
        </w:rPr>
        <w:t xml:space="preserve">The panels </w:t>
      </w:r>
      <w:r w:rsidR="008D1099" w:rsidRPr="00A737D0">
        <w:rPr>
          <w:rFonts w:ascii="Times New Roman" w:hAnsi="Times New Roman" w:cs="Times New Roman"/>
          <w:sz w:val="24"/>
          <w:szCs w:val="24"/>
        </w:rPr>
        <w:t>included</w:t>
      </w:r>
      <w:r w:rsidR="00C92620" w:rsidRPr="00A737D0">
        <w:rPr>
          <w:rFonts w:ascii="Times New Roman" w:hAnsi="Times New Roman" w:cs="Times New Roman"/>
          <w:sz w:val="24"/>
          <w:szCs w:val="24"/>
        </w:rPr>
        <w:t xml:space="preserve"> monarch b</w:t>
      </w:r>
      <w:r w:rsidR="00387DE1" w:rsidRPr="00A737D0">
        <w:rPr>
          <w:rFonts w:ascii="Times New Roman" w:hAnsi="Times New Roman" w:cs="Times New Roman"/>
          <w:sz w:val="24"/>
          <w:szCs w:val="24"/>
        </w:rPr>
        <w:t>iologists</w:t>
      </w:r>
      <w:r w:rsidR="00210585" w:rsidRPr="00A737D0">
        <w:rPr>
          <w:rFonts w:ascii="Times New Roman" w:hAnsi="Times New Roman" w:cs="Times New Roman"/>
          <w:sz w:val="24"/>
          <w:szCs w:val="24"/>
        </w:rPr>
        <w:t>,</w:t>
      </w:r>
      <w:r w:rsidR="00387DE1" w:rsidRPr="00A737D0">
        <w:rPr>
          <w:rFonts w:ascii="Times New Roman" w:hAnsi="Times New Roman" w:cs="Times New Roman"/>
          <w:sz w:val="24"/>
          <w:szCs w:val="24"/>
        </w:rPr>
        <w:t xml:space="preserve"> grassland restoration and management experts</w:t>
      </w:r>
      <w:r w:rsidR="00210585" w:rsidRPr="00A737D0">
        <w:rPr>
          <w:rFonts w:ascii="Times New Roman" w:hAnsi="Times New Roman" w:cs="Times New Roman"/>
          <w:sz w:val="24"/>
          <w:szCs w:val="24"/>
        </w:rPr>
        <w:t>, policy analysts, and ecologists</w:t>
      </w:r>
      <w:r w:rsidR="00387DE1" w:rsidRPr="00A737D0">
        <w:rPr>
          <w:rFonts w:ascii="Times New Roman" w:hAnsi="Times New Roman" w:cs="Times New Roman"/>
          <w:sz w:val="24"/>
          <w:szCs w:val="24"/>
        </w:rPr>
        <w:t xml:space="preserve">. </w:t>
      </w:r>
    </w:p>
    <w:p w14:paraId="2EDF842F" w14:textId="00EBBC5C" w:rsidR="0054068E" w:rsidRPr="00A737D0" w:rsidRDefault="009E7D14" w:rsidP="00ED6049">
      <w:pPr>
        <w:spacing w:before="240" w:line="480" w:lineRule="auto"/>
        <w:rPr>
          <w:rFonts w:ascii="Times New Roman" w:hAnsi="Times New Roman" w:cs="Times New Roman"/>
          <w:sz w:val="24"/>
          <w:szCs w:val="24"/>
        </w:rPr>
      </w:pPr>
      <w:r w:rsidRPr="00A737D0">
        <w:rPr>
          <w:rFonts w:ascii="Times New Roman" w:hAnsi="Times New Roman" w:cs="Times New Roman"/>
          <w:sz w:val="24"/>
          <w:szCs w:val="24"/>
        </w:rPr>
        <w:t xml:space="preserve">For the protected area grasslands, </w:t>
      </w:r>
      <w:r w:rsidR="00F25C28">
        <w:rPr>
          <w:rFonts w:ascii="Times New Roman" w:hAnsi="Times New Roman" w:cs="Times New Roman"/>
          <w:sz w:val="24"/>
          <w:szCs w:val="24"/>
        </w:rPr>
        <w:t>CRP</w:t>
      </w:r>
      <w:r w:rsidRPr="00A737D0">
        <w:rPr>
          <w:rFonts w:ascii="Times New Roman" w:hAnsi="Times New Roman" w:cs="Times New Roman"/>
          <w:sz w:val="24"/>
          <w:szCs w:val="24"/>
        </w:rPr>
        <w:t xml:space="preserve">, </w:t>
      </w:r>
      <w:r w:rsidR="00683880" w:rsidRPr="00A737D0">
        <w:rPr>
          <w:rFonts w:ascii="Times New Roman" w:hAnsi="Times New Roman" w:cs="Times New Roman"/>
          <w:sz w:val="24"/>
          <w:szCs w:val="24"/>
        </w:rPr>
        <w:t xml:space="preserve">and </w:t>
      </w:r>
      <w:r w:rsidRPr="00A737D0">
        <w:rPr>
          <w:rFonts w:ascii="Times New Roman" w:hAnsi="Times New Roman" w:cs="Times New Roman"/>
          <w:sz w:val="24"/>
          <w:szCs w:val="24"/>
        </w:rPr>
        <w:t>land in utility right</w:t>
      </w:r>
      <w:r w:rsidR="00683880" w:rsidRPr="00A737D0">
        <w:rPr>
          <w:rFonts w:ascii="Times New Roman" w:hAnsi="Times New Roman" w:cs="Times New Roman"/>
          <w:sz w:val="24"/>
          <w:szCs w:val="24"/>
        </w:rPr>
        <w:t>s</w:t>
      </w:r>
      <w:r w:rsidRPr="00A737D0">
        <w:rPr>
          <w:rFonts w:ascii="Times New Roman" w:hAnsi="Times New Roman" w:cs="Times New Roman"/>
          <w:sz w:val="24"/>
          <w:szCs w:val="24"/>
        </w:rPr>
        <w:t>-of-way sectors, the panels’ sector-specific adoption rate</w:t>
      </w:r>
      <w:r w:rsidR="00F25C28">
        <w:rPr>
          <w:rFonts w:ascii="Times New Roman" w:hAnsi="Times New Roman" w:cs="Times New Roman"/>
          <w:sz w:val="24"/>
          <w:szCs w:val="24"/>
        </w:rPr>
        <w:t>s represent</w:t>
      </w:r>
      <w:r w:rsidRPr="00A737D0">
        <w:rPr>
          <w:rFonts w:ascii="Times New Roman" w:hAnsi="Times New Roman" w:cs="Times New Roman"/>
          <w:sz w:val="24"/>
          <w:szCs w:val="24"/>
        </w:rPr>
        <w:t xml:space="preserve"> a mean expectation of restoration success among the variety of conservation approaches that could reasonably be employed in the</w:t>
      </w:r>
      <w:r w:rsidR="00834265">
        <w:rPr>
          <w:rFonts w:ascii="Times New Roman" w:hAnsi="Times New Roman" w:cs="Times New Roman"/>
          <w:sz w:val="24"/>
          <w:szCs w:val="24"/>
        </w:rPr>
        <w:t>se</w:t>
      </w:r>
      <w:r w:rsidRPr="00A737D0">
        <w:rPr>
          <w:rFonts w:ascii="Times New Roman" w:hAnsi="Times New Roman" w:cs="Times New Roman"/>
          <w:sz w:val="24"/>
          <w:szCs w:val="24"/>
        </w:rPr>
        <w:t xml:space="preserve"> sector</w:t>
      </w:r>
      <w:r w:rsidR="00834265">
        <w:rPr>
          <w:rFonts w:ascii="Times New Roman" w:hAnsi="Times New Roman" w:cs="Times New Roman"/>
          <w:sz w:val="24"/>
          <w:szCs w:val="24"/>
        </w:rPr>
        <w:t xml:space="preserve">s </w:t>
      </w:r>
      <w:r w:rsidR="00ED6049">
        <w:rPr>
          <w:rFonts w:ascii="Times New Roman" w:hAnsi="Times New Roman" w:cs="Times New Roman"/>
          <w:sz w:val="24"/>
          <w:szCs w:val="24"/>
        </w:rPr>
        <w:t>(Table 2)</w:t>
      </w:r>
      <w:r w:rsidRPr="00A737D0">
        <w:rPr>
          <w:rFonts w:ascii="Times New Roman" w:hAnsi="Times New Roman" w:cs="Times New Roman"/>
          <w:sz w:val="24"/>
          <w:szCs w:val="24"/>
        </w:rPr>
        <w:t xml:space="preserve">.  For the agricultural </w:t>
      </w:r>
      <w:r w:rsidR="008F3BC5" w:rsidRPr="00A737D0">
        <w:rPr>
          <w:rFonts w:ascii="Times New Roman" w:hAnsi="Times New Roman" w:cs="Times New Roman"/>
          <w:sz w:val="24"/>
          <w:szCs w:val="24"/>
        </w:rPr>
        <w:t>land cover and urban/suburban sector</w:t>
      </w:r>
      <w:r w:rsidR="009E10C6" w:rsidRPr="00A737D0">
        <w:rPr>
          <w:rFonts w:ascii="Times New Roman" w:hAnsi="Times New Roman" w:cs="Times New Roman"/>
          <w:sz w:val="24"/>
          <w:szCs w:val="24"/>
        </w:rPr>
        <w:t xml:space="preserve">, </w:t>
      </w:r>
      <w:r w:rsidR="00CF02C7" w:rsidRPr="00A737D0">
        <w:rPr>
          <w:rFonts w:ascii="Times New Roman" w:hAnsi="Times New Roman" w:cs="Times New Roman"/>
          <w:sz w:val="24"/>
          <w:szCs w:val="24"/>
        </w:rPr>
        <w:t>panelists envisioned a broad array of possible rates of ado</w:t>
      </w:r>
      <w:r w:rsidR="009E10C6" w:rsidRPr="00A737D0">
        <w:rPr>
          <w:rFonts w:ascii="Times New Roman" w:hAnsi="Times New Roman" w:cs="Times New Roman"/>
          <w:sz w:val="24"/>
          <w:szCs w:val="24"/>
        </w:rPr>
        <w:t>ption of conservation practices</w:t>
      </w:r>
      <w:r w:rsidR="00CF02C7" w:rsidRPr="00A737D0">
        <w:rPr>
          <w:rFonts w:ascii="Times New Roman" w:hAnsi="Times New Roman" w:cs="Times New Roman"/>
          <w:sz w:val="24"/>
          <w:szCs w:val="24"/>
        </w:rPr>
        <w:t xml:space="preserve"> largely depending upon financial support provided to </w:t>
      </w:r>
      <w:r w:rsidR="00142A43" w:rsidRPr="00142A43">
        <w:rPr>
          <w:rFonts w:ascii="Times New Roman" w:hAnsi="Times New Roman" w:cs="Times New Roman"/>
          <w:sz w:val="24"/>
          <w:szCs w:val="24"/>
        </w:rPr>
        <w:t xml:space="preserve">and willingness of </w:t>
      </w:r>
      <w:r w:rsidR="00CF02C7" w:rsidRPr="00A737D0">
        <w:rPr>
          <w:rFonts w:ascii="Times New Roman" w:hAnsi="Times New Roman" w:cs="Times New Roman"/>
          <w:sz w:val="24"/>
          <w:szCs w:val="24"/>
        </w:rPr>
        <w:t>landowners within those sectors</w:t>
      </w:r>
      <w:r w:rsidR="00E520D7">
        <w:rPr>
          <w:rFonts w:ascii="Times New Roman" w:hAnsi="Times New Roman" w:cs="Times New Roman"/>
          <w:sz w:val="24"/>
          <w:szCs w:val="24"/>
        </w:rPr>
        <w:t xml:space="preserve">. </w:t>
      </w:r>
      <w:r w:rsidR="000C063B">
        <w:rPr>
          <w:rFonts w:ascii="Times New Roman" w:hAnsi="Times New Roman" w:cs="Times New Roman"/>
          <w:sz w:val="24"/>
          <w:szCs w:val="24"/>
        </w:rPr>
        <w:t>Accordingly</w:t>
      </w:r>
      <w:r w:rsidR="009E10C6" w:rsidRPr="00A737D0">
        <w:rPr>
          <w:rFonts w:ascii="Times New Roman" w:hAnsi="Times New Roman" w:cs="Times New Roman"/>
          <w:sz w:val="24"/>
          <w:szCs w:val="24"/>
        </w:rPr>
        <w:t xml:space="preserve">, the panels developed scenarios </w:t>
      </w:r>
      <w:r w:rsidR="000C063B">
        <w:rPr>
          <w:rFonts w:ascii="Times New Roman" w:hAnsi="Times New Roman" w:cs="Times New Roman"/>
          <w:sz w:val="24"/>
          <w:szCs w:val="24"/>
        </w:rPr>
        <w:t xml:space="preserve">with </w:t>
      </w:r>
      <w:r w:rsidR="000C063B" w:rsidRPr="000C063B">
        <w:rPr>
          <w:rFonts w:ascii="Times New Roman" w:hAnsi="Times New Roman" w:cs="Times New Roman"/>
          <w:sz w:val="24"/>
          <w:szCs w:val="24"/>
        </w:rPr>
        <w:t>low, medium</w:t>
      </w:r>
      <w:ins w:id="39" w:author="Karen S Oberhauser" w:date="2016-12-30T14:11:00Z">
        <w:r w:rsidR="005F5BB2">
          <w:rPr>
            <w:rFonts w:ascii="Times New Roman" w:hAnsi="Times New Roman" w:cs="Times New Roman"/>
            <w:sz w:val="24"/>
            <w:szCs w:val="24"/>
          </w:rPr>
          <w:t>,</w:t>
        </w:r>
      </w:ins>
      <w:r w:rsidR="000C063B" w:rsidRPr="000C063B">
        <w:rPr>
          <w:rFonts w:ascii="Times New Roman" w:hAnsi="Times New Roman" w:cs="Times New Roman"/>
          <w:sz w:val="24"/>
          <w:szCs w:val="24"/>
        </w:rPr>
        <w:t xml:space="preserve"> and high </w:t>
      </w:r>
      <w:r w:rsidR="009E10C6" w:rsidRPr="00A737D0">
        <w:rPr>
          <w:rFonts w:ascii="Times New Roman" w:hAnsi="Times New Roman" w:cs="Times New Roman"/>
          <w:sz w:val="24"/>
          <w:szCs w:val="24"/>
        </w:rPr>
        <w:t>restoration adoption</w:t>
      </w:r>
      <w:r w:rsidR="001F3528" w:rsidRPr="00A737D0">
        <w:rPr>
          <w:rFonts w:ascii="Times New Roman" w:hAnsi="Times New Roman" w:cs="Times New Roman"/>
          <w:sz w:val="24"/>
          <w:szCs w:val="24"/>
        </w:rPr>
        <w:t xml:space="preserve"> rates</w:t>
      </w:r>
      <w:r w:rsidR="00E520D7">
        <w:rPr>
          <w:rFonts w:ascii="Times New Roman" w:hAnsi="Times New Roman" w:cs="Times New Roman"/>
          <w:sz w:val="24"/>
          <w:szCs w:val="24"/>
        </w:rPr>
        <w:t xml:space="preserve">. </w:t>
      </w:r>
      <w:r w:rsidR="009E10C6" w:rsidRPr="00A737D0">
        <w:rPr>
          <w:rFonts w:ascii="Times New Roman" w:hAnsi="Times New Roman" w:cs="Times New Roman"/>
          <w:sz w:val="24"/>
          <w:szCs w:val="24"/>
        </w:rPr>
        <w:t xml:space="preserve">Further, because the experts believed </w:t>
      </w:r>
      <w:r w:rsidR="00222FDD">
        <w:rPr>
          <w:rFonts w:ascii="Times New Roman" w:hAnsi="Times New Roman" w:cs="Times New Roman"/>
          <w:sz w:val="24"/>
          <w:szCs w:val="24"/>
        </w:rPr>
        <w:t xml:space="preserve">GMO </w:t>
      </w:r>
      <w:r w:rsidR="009E10C6" w:rsidRPr="00A737D0">
        <w:rPr>
          <w:rFonts w:ascii="Times New Roman" w:hAnsi="Times New Roman" w:cs="Times New Roman"/>
          <w:sz w:val="24"/>
          <w:szCs w:val="24"/>
        </w:rPr>
        <w:t>corn and soy agriculture has little pot</w:t>
      </w:r>
      <w:r w:rsidR="000C063B">
        <w:rPr>
          <w:rFonts w:ascii="Times New Roman" w:hAnsi="Times New Roman" w:cs="Times New Roman"/>
          <w:sz w:val="24"/>
          <w:szCs w:val="24"/>
        </w:rPr>
        <w:t xml:space="preserve">ential for milkweed restoration as well as little opportunity for adoption of non-GMO crops, </w:t>
      </w:r>
      <w:r w:rsidR="009E10C6" w:rsidRPr="00A737D0">
        <w:rPr>
          <w:rFonts w:ascii="Times New Roman" w:hAnsi="Times New Roman" w:cs="Times New Roman"/>
          <w:sz w:val="24"/>
          <w:szCs w:val="24"/>
        </w:rPr>
        <w:t>the agricultural sector scenarios reflect modest, moderate</w:t>
      </w:r>
      <w:ins w:id="40" w:author="Karen S Oberhauser" w:date="2016-12-30T14:11:00Z">
        <w:r w:rsidR="005F5BB2">
          <w:rPr>
            <w:rFonts w:ascii="Times New Roman" w:hAnsi="Times New Roman" w:cs="Times New Roman"/>
            <w:sz w:val="24"/>
            <w:szCs w:val="24"/>
          </w:rPr>
          <w:t>,</w:t>
        </w:r>
      </w:ins>
      <w:r w:rsidR="009E10C6" w:rsidRPr="00A737D0">
        <w:rPr>
          <w:rFonts w:ascii="Times New Roman" w:hAnsi="Times New Roman" w:cs="Times New Roman"/>
          <w:sz w:val="24"/>
          <w:szCs w:val="24"/>
        </w:rPr>
        <w:t xml:space="preserve"> and </w:t>
      </w:r>
      <w:r w:rsidR="00792ADE">
        <w:rPr>
          <w:rFonts w:ascii="Times New Roman" w:hAnsi="Times New Roman" w:cs="Times New Roman"/>
          <w:sz w:val="24"/>
          <w:szCs w:val="24"/>
        </w:rPr>
        <w:t>vigorous</w:t>
      </w:r>
      <w:r w:rsidR="009E10C6" w:rsidRPr="00A737D0">
        <w:rPr>
          <w:rFonts w:ascii="Times New Roman" w:hAnsi="Times New Roman" w:cs="Times New Roman"/>
          <w:sz w:val="24"/>
          <w:szCs w:val="24"/>
        </w:rPr>
        <w:t xml:space="preserve"> </w:t>
      </w:r>
      <w:r w:rsidR="009E10C6" w:rsidRPr="00A737D0">
        <w:rPr>
          <w:rFonts w:ascii="Times New Roman" w:hAnsi="Times New Roman" w:cs="Times New Roman"/>
          <w:i/>
          <w:sz w:val="24"/>
          <w:szCs w:val="24"/>
        </w:rPr>
        <w:t>conversion</w:t>
      </w:r>
      <w:r w:rsidR="00ED6049">
        <w:rPr>
          <w:rFonts w:ascii="Times New Roman" w:hAnsi="Times New Roman" w:cs="Times New Roman"/>
          <w:sz w:val="24"/>
          <w:szCs w:val="24"/>
        </w:rPr>
        <w:t xml:space="preserve"> of</w:t>
      </w:r>
      <w:r w:rsidR="009E10C6" w:rsidRPr="00A737D0">
        <w:rPr>
          <w:rFonts w:ascii="Times New Roman" w:hAnsi="Times New Roman" w:cs="Times New Roman"/>
          <w:sz w:val="24"/>
          <w:szCs w:val="24"/>
        </w:rPr>
        <w:t xml:space="preserve"> land </w:t>
      </w:r>
      <w:r w:rsidR="008873F0" w:rsidRPr="00A737D0">
        <w:rPr>
          <w:rFonts w:ascii="Times New Roman" w:hAnsi="Times New Roman" w:cs="Times New Roman"/>
          <w:sz w:val="24"/>
          <w:szCs w:val="24"/>
        </w:rPr>
        <w:t xml:space="preserve">currently </w:t>
      </w:r>
      <w:r w:rsidR="00683880" w:rsidRPr="00A737D0">
        <w:rPr>
          <w:rFonts w:ascii="Times New Roman" w:hAnsi="Times New Roman" w:cs="Times New Roman"/>
          <w:sz w:val="24"/>
          <w:szCs w:val="24"/>
        </w:rPr>
        <w:t xml:space="preserve">in </w:t>
      </w:r>
      <w:r w:rsidR="009E10C6" w:rsidRPr="00A737D0">
        <w:rPr>
          <w:rFonts w:ascii="Times New Roman" w:hAnsi="Times New Roman" w:cs="Times New Roman"/>
          <w:sz w:val="24"/>
          <w:szCs w:val="24"/>
        </w:rPr>
        <w:t>corn and soy production to cover type</w:t>
      </w:r>
      <w:r w:rsidR="00706569">
        <w:rPr>
          <w:rFonts w:ascii="Times New Roman" w:hAnsi="Times New Roman" w:cs="Times New Roman"/>
          <w:sz w:val="24"/>
          <w:szCs w:val="24"/>
        </w:rPr>
        <w:t xml:space="preserve">s amenable to milkweed </w:t>
      </w:r>
      <w:r w:rsidR="008F6DF3">
        <w:rPr>
          <w:rFonts w:ascii="Times New Roman" w:hAnsi="Times New Roman" w:cs="Times New Roman"/>
          <w:sz w:val="24"/>
          <w:szCs w:val="24"/>
        </w:rPr>
        <w:t>restoration</w:t>
      </w:r>
      <w:r w:rsidR="00D43B34">
        <w:rPr>
          <w:rFonts w:ascii="Times New Roman" w:hAnsi="Times New Roman" w:cs="Times New Roman"/>
          <w:sz w:val="24"/>
          <w:szCs w:val="24"/>
        </w:rPr>
        <w:t>,</w:t>
      </w:r>
      <w:r w:rsidR="00D43B34" w:rsidRPr="00D43B34">
        <w:t xml:space="preserve"> </w:t>
      </w:r>
      <w:r w:rsidR="00D43B34" w:rsidRPr="00D43B34">
        <w:rPr>
          <w:rFonts w:ascii="Times New Roman" w:hAnsi="Times New Roman" w:cs="Times New Roman"/>
          <w:sz w:val="24"/>
          <w:szCs w:val="24"/>
        </w:rPr>
        <w:t>such as CRP-like grasslands</w:t>
      </w:r>
      <w:r w:rsidR="00CF02C7" w:rsidRPr="00A737D0">
        <w:rPr>
          <w:rFonts w:ascii="Times New Roman" w:hAnsi="Times New Roman" w:cs="Times New Roman"/>
          <w:sz w:val="24"/>
          <w:szCs w:val="24"/>
        </w:rPr>
        <w:t>.</w:t>
      </w:r>
    </w:p>
    <w:p w14:paraId="55F1D5C5" w14:textId="157834E0" w:rsidR="000C1136" w:rsidRDefault="0054068E" w:rsidP="007D7A2D">
      <w:pPr>
        <w:spacing w:before="240" w:line="480" w:lineRule="auto"/>
        <w:rPr>
          <w:rFonts w:ascii="Times New Roman" w:hAnsi="Times New Roman" w:cs="Times New Roman"/>
          <w:sz w:val="24"/>
          <w:szCs w:val="24"/>
        </w:rPr>
      </w:pPr>
      <w:r w:rsidRPr="00A737D0">
        <w:rPr>
          <w:rFonts w:ascii="Times New Roman" w:hAnsi="Times New Roman" w:cs="Times New Roman"/>
          <w:sz w:val="24"/>
          <w:szCs w:val="24"/>
        </w:rPr>
        <w:t>For each sector, we calculated the gain</w:t>
      </w:r>
      <w:r w:rsidR="00792ADE">
        <w:rPr>
          <w:rFonts w:ascii="Times New Roman" w:hAnsi="Times New Roman" w:cs="Times New Roman"/>
          <w:sz w:val="24"/>
          <w:szCs w:val="24"/>
        </w:rPr>
        <w:t xml:space="preserve"> in milkweed stems</w:t>
      </w:r>
      <w:r w:rsidR="000C1136">
        <w:rPr>
          <w:rFonts w:ascii="Times New Roman" w:hAnsi="Times New Roman" w:cs="Times New Roman"/>
          <w:sz w:val="24"/>
          <w:szCs w:val="24"/>
        </w:rPr>
        <w:t xml:space="preserve">. </w:t>
      </w:r>
      <w:r w:rsidRPr="00A737D0">
        <w:rPr>
          <w:rFonts w:ascii="Times New Roman" w:hAnsi="Times New Roman" w:cs="Times New Roman"/>
          <w:sz w:val="24"/>
          <w:szCs w:val="24"/>
        </w:rPr>
        <w:t>Once individual sector contributions were identified, we examined every 2-, 3-, 4-, and 5-sector combination</w:t>
      </w:r>
      <w:r w:rsidR="00792ADE">
        <w:rPr>
          <w:rFonts w:ascii="Times New Roman" w:hAnsi="Times New Roman" w:cs="Times New Roman"/>
          <w:sz w:val="24"/>
          <w:szCs w:val="24"/>
        </w:rPr>
        <w:t xml:space="preserve">, for a total of 218 unique </w:t>
      </w:r>
      <w:r w:rsidR="00792ADE">
        <w:rPr>
          <w:rFonts w:ascii="Times New Roman" w:hAnsi="Times New Roman" w:cs="Times New Roman"/>
          <w:sz w:val="24"/>
          <w:szCs w:val="24"/>
        </w:rPr>
        <w:lastRenderedPageBreak/>
        <w:t>combinations</w:t>
      </w:r>
      <w:r w:rsidRPr="00A737D0">
        <w:rPr>
          <w:rFonts w:ascii="Times New Roman" w:hAnsi="Times New Roman" w:cs="Times New Roman"/>
          <w:sz w:val="24"/>
          <w:szCs w:val="24"/>
        </w:rPr>
        <w:t xml:space="preserve">. The 5-sector combination </w:t>
      </w:r>
      <w:r w:rsidR="00D67B2C" w:rsidRPr="00A737D0">
        <w:rPr>
          <w:rFonts w:ascii="Times New Roman" w:hAnsi="Times New Roman" w:cs="Times New Roman"/>
          <w:sz w:val="24"/>
          <w:szCs w:val="24"/>
        </w:rPr>
        <w:t>–</w:t>
      </w:r>
      <w:r w:rsidRPr="00A737D0">
        <w:rPr>
          <w:rFonts w:ascii="Times New Roman" w:hAnsi="Times New Roman" w:cs="Times New Roman"/>
          <w:sz w:val="24"/>
          <w:szCs w:val="24"/>
        </w:rPr>
        <w:t xml:space="preserve"> requiring engagement in milkweed restoration from all </w:t>
      </w:r>
      <w:r w:rsidR="0094176B">
        <w:rPr>
          <w:rFonts w:ascii="Times New Roman" w:hAnsi="Times New Roman" w:cs="Times New Roman"/>
          <w:sz w:val="24"/>
          <w:szCs w:val="24"/>
        </w:rPr>
        <w:t>land uses</w:t>
      </w:r>
      <w:r w:rsidRPr="00A737D0">
        <w:rPr>
          <w:rFonts w:ascii="Times New Roman" w:hAnsi="Times New Roman" w:cs="Times New Roman"/>
          <w:sz w:val="24"/>
          <w:szCs w:val="24"/>
        </w:rPr>
        <w:t xml:space="preserve"> </w:t>
      </w:r>
      <w:r w:rsidR="00D67B2C" w:rsidRPr="00A737D0">
        <w:rPr>
          <w:rFonts w:ascii="Times New Roman" w:hAnsi="Times New Roman" w:cs="Times New Roman"/>
          <w:sz w:val="24"/>
          <w:szCs w:val="24"/>
        </w:rPr>
        <w:t>–</w:t>
      </w:r>
      <w:r w:rsidR="001905D3" w:rsidRPr="00A737D0">
        <w:rPr>
          <w:rFonts w:ascii="Times New Roman" w:hAnsi="Times New Roman" w:cs="Times New Roman"/>
          <w:sz w:val="24"/>
          <w:szCs w:val="24"/>
        </w:rPr>
        <w:t xml:space="preserve"> </w:t>
      </w:r>
      <w:r w:rsidRPr="00A737D0">
        <w:rPr>
          <w:rFonts w:ascii="Times New Roman" w:hAnsi="Times New Roman" w:cs="Times New Roman"/>
          <w:sz w:val="24"/>
          <w:szCs w:val="24"/>
        </w:rPr>
        <w:t xml:space="preserve">was termed ‘All Hands on Deck.” </w:t>
      </w:r>
    </w:p>
    <w:p w14:paraId="025585E2" w14:textId="2922D71E" w:rsidR="004147DD" w:rsidRPr="00A737D0" w:rsidRDefault="004147DD" w:rsidP="007D7A2D">
      <w:pPr>
        <w:spacing w:before="240" w:line="480" w:lineRule="auto"/>
        <w:rPr>
          <w:rFonts w:ascii="Times New Roman" w:hAnsi="Times New Roman" w:cs="Times New Roman"/>
          <w:sz w:val="24"/>
          <w:szCs w:val="24"/>
        </w:rPr>
      </w:pPr>
      <w:r>
        <w:rPr>
          <w:rFonts w:ascii="Times New Roman" w:hAnsi="Times New Roman" w:cs="Times New Roman"/>
          <w:sz w:val="24"/>
          <w:szCs w:val="24"/>
        </w:rPr>
        <w:t xml:space="preserve">We used regression analysis to determine sensitivity of scenario-specific overall gains in milkweed to land cover-specific differences in milkweed. Following methods of Lonsdorf </w:t>
      </w:r>
      <w:del w:id="41" w:author="Hilburger, Steven B." w:date="2017-01-03T15:15:00Z">
        <w:r w:rsidDel="006B557E">
          <w:rPr>
            <w:rFonts w:ascii="Times New Roman" w:hAnsi="Times New Roman" w:cs="Times New Roman"/>
            <w:sz w:val="24"/>
            <w:szCs w:val="24"/>
          </w:rPr>
          <w:delText>et al.</w:delText>
        </w:r>
      </w:del>
      <w:ins w:id="42" w:author="Hilburger, Steven B." w:date="2017-01-03T15:15:00Z">
        <w:r w:rsidR="006B557E" w:rsidRPr="006B557E">
          <w:rPr>
            <w:rFonts w:ascii="Times New Roman" w:hAnsi="Times New Roman" w:cs="Times New Roman"/>
            <w:i/>
            <w:sz w:val="24"/>
            <w:szCs w:val="24"/>
          </w:rPr>
          <w:t>et al.</w:t>
        </w:r>
      </w:ins>
      <w:r>
        <w:rPr>
          <w:rFonts w:ascii="Times New Roman" w:hAnsi="Times New Roman" w:cs="Times New Roman"/>
          <w:sz w:val="24"/>
          <w:szCs w:val="24"/>
        </w:rPr>
        <w:t xml:space="preserve"> (2009, 2016), the sensitivity of overall milkweed gains to cover-specific gains was indicated by its standardized regression coefficient, calculated from the best fit of a multiple linear regression model, </w:t>
      </w:r>
      <m:oMath>
        <m:r>
          <w:rPr>
            <w:rFonts w:ascii="Cambria Math" w:hAnsi="Cambria Math" w:cs="Times New Roman"/>
            <w:sz w:val="24"/>
            <w:szCs w:val="24"/>
          </w:rPr>
          <m:t>μ=δ+</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δ</m:t>
            </m:r>
          </m:e>
          <m:sub>
            <m:r>
              <w:rPr>
                <w:rFonts w:ascii="Cambria Math" w:hAnsi="Cambria Math" w:cs="Times New Roman"/>
                <w:sz w:val="24"/>
                <w:szCs w:val="24"/>
              </w:rPr>
              <m:t>30</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30</m:t>
            </m:r>
          </m:sub>
        </m:sSub>
      </m:oMath>
      <w:r>
        <w:rPr>
          <w:rFonts w:ascii="Times New Roman" w:eastAsiaTheme="minorEastAsia" w:hAnsi="Times New Roman" w:cs="Times New Roman"/>
          <w:sz w:val="24"/>
          <w:szCs w:val="24"/>
        </w:rPr>
        <w:t xml:space="preserve">, where </w:t>
      </w:r>
      <w:r w:rsidRPr="004147DD">
        <w:rPr>
          <w:rFonts w:ascii="Times New Roman" w:eastAsiaTheme="minorEastAsia" w:hAnsi="Times New Roman" w:cs="Times New Roman"/>
          <w:i/>
          <w:sz w:val="24"/>
          <w:szCs w:val="24"/>
        </w:rPr>
        <w:t>x</w:t>
      </w:r>
      <w:r>
        <w:rPr>
          <w:rFonts w:ascii="Times New Roman" w:eastAsiaTheme="minorEastAsia" w:hAnsi="Times New Roman" w:cs="Times New Roman"/>
          <w:sz w:val="24"/>
          <w:szCs w:val="24"/>
        </w:rPr>
        <w:t xml:space="preserve"> is one of the 30 land cover categories and δ is a regression coefficient for each predictor. The standardized regression coefficient was calculated as the </w:t>
      </w:r>
      <w:r w:rsidRPr="00D33403">
        <w:rPr>
          <w:rFonts w:ascii="Times New Roman" w:eastAsiaTheme="minorEastAsia" w:hAnsi="Times New Roman" w:cs="Times New Roman"/>
          <w:i/>
          <w:sz w:val="24"/>
          <w:szCs w:val="24"/>
        </w:rPr>
        <w:t>t</w:t>
      </w:r>
      <w:r>
        <w:rPr>
          <w:rFonts w:ascii="Times New Roman" w:eastAsiaTheme="minorEastAsia" w:hAnsi="Times New Roman" w:cs="Times New Roman"/>
          <w:sz w:val="24"/>
          <w:szCs w:val="24"/>
        </w:rPr>
        <w:t xml:space="preserve"> value, i.e., the re</w:t>
      </w:r>
      <w:r w:rsidR="00D33403">
        <w:rPr>
          <w:rFonts w:ascii="Times New Roman" w:eastAsiaTheme="minorEastAsia" w:hAnsi="Times New Roman" w:cs="Times New Roman"/>
          <w:sz w:val="24"/>
          <w:szCs w:val="24"/>
        </w:rPr>
        <w:t xml:space="preserve">gression coefficient divided by its standard error (δ/SE). The </w:t>
      </w:r>
      <w:r w:rsidR="00D33403" w:rsidRPr="00D33403">
        <w:rPr>
          <w:rFonts w:ascii="Times New Roman" w:eastAsiaTheme="minorEastAsia" w:hAnsi="Times New Roman" w:cs="Times New Roman"/>
          <w:i/>
          <w:sz w:val="24"/>
          <w:szCs w:val="24"/>
        </w:rPr>
        <w:t>t</w:t>
      </w:r>
      <w:r w:rsidR="00D33403">
        <w:rPr>
          <w:rFonts w:ascii="Times New Roman" w:eastAsiaTheme="minorEastAsia" w:hAnsi="Times New Roman" w:cs="Times New Roman"/>
          <w:sz w:val="24"/>
          <w:szCs w:val="24"/>
        </w:rPr>
        <w:t xml:space="preserve"> value is a unitless quantity allowing for direct comparison of the sensitivity among parameters, with the largest </w:t>
      </w:r>
      <w:r w:rsidR="00D33403" w:rsidRPr="00D33403">
        <w:rPr>
          <w:rFonts w:ascii="Times New Roman" w:eastAsiaTheme="minorEastAsia" w:hAnsi="Times New Roman" w:cs="Times New Roman"/>
          <w:i/>
          <w:sz w:val="24"/>
          <w:szCs w:val="24"/>
        </w:rPr>
        <w:t>t</w:t>
      </w:r>
      <w:r w:rsidR="00D33403">
        <w:rPr>
          <w:rFonts w:ascii="Times New Roman" w:eastAsiaTheme="minorEastAsia" w:hAnsi="Times New Roman" w:cs="Times New Roman"/>
          <w:sz w:val="24"/>
          <w:szCs w:val="24"/>
        </w:rPr>
        <w:t xml:space="preserve"> value indicating greatest sensitivity of milkweed gain to gains in specific land cover classes.</w:t>
      </w:r>
    </w:p>
    <w:p w14:paraId="42F0FEB8" w14:textId="77777777" w:rsidR="000E54BE" w:rsidRPr="00A737D0" w:rsidRDefault="000E54BE" w:rsidP="00ED6049">
      <w:pPr>
        <w:spacing w:before="240" w:line="480" w:lineRule="auto"/>
        <w:rPr>
          <w:rFonts w:ascii="Times New Roman" w:hAnsi="Times New Roman" w:cs="Times New Roman"/>
          <w:b/>
          <w:sz w:val="24"/>
          <w:szCs w:val="24"/>
        </w:rPr>
      </w:pPr>
      <w:r w:rsidRPr="00A737D0">
        <w:rPr>
          <w:rFonts w:ascii="Times New Roman" w:hAnsi="Times New Roman" w:cs="Times New Roman"/>
          <w:b/>
          <w:sz w:val="24"/>
          <w:szCs w:val="24"/>
        </w:rPr>
        <w:t>Results</w:t>
      </w:r>
    </w:p>
    <w:p w14:paraId="764B267B" w14:textId="106892E4" w:rsidR="00641B24" w:rsidRPr="00A737D0" w:rsidRDefault="00B73D8B" w:rsidP="00ED6049">
      <w:pPr>
        <w:spacing w:before="240" w:line="480" w:lineRule="auto"/>
        <w:rPr>
          <w:rFonts w:ascii="Times New Roman" w:hAnsi="Times New Roman" w:cs="Times New Roman"/>
          <w:sz w:val="24"/>
          <w:szCs w:val="24"/>
        </w:rPr>
      </w:pPr>
      <w:r>
        <w:rPr>
          <w:rFonts w:ascii="Times New Roman" w:hAnsi="Times New Roman" w:cs="Times New Roman"/>
          <w:sz w:val="24"/>
          <w:szCs w:val="24"/>
        </w:rPr>
        <w:t xml:space="preserve">To </w:t>
      </w:r>
      <w:r w:rsidRPr="00A737D0">
        <w:rPr>
          <w:rFonts w:ascii="Times New Roman" w:hAnsi="Times New Roman" w:cs="Times New Roman"/>
          <w:sz w:val="24"/>
          <w:szCs w:val="24"/>
        </w:rPr>
        <w:t xml:space="preserve">support the </w:t>
      </w:r>
      <w:r>
        <w:rPr>
          <w:rFonts w:ascii="Times New Roman" w:hAnsi="Times New Roman" w:cs="Times New Roman"/>
          <w:sz w:val="24"/>
          <w:szCs w:val="24"/>
        </w:rPr>
        <w:t>USFWS</w:t>
      </w:r>
      <w:r w:rsidRPr="00A737D0">
        <w:rPr>
          <w:rFonts w:ascii="Times New Roman" w:hAnsi="Times New Roman" w:cs="Times New Roman"/>
          <w:sz w:val="24"/>
          <w:szCs w:val="24"/>
        </w:rPr>
        <w:t xml:space="preserve"> 6-ha population </w:t>
      </w:r>
      <w:r>
        <w:rPr>
          <w:rFonts w:ascii="Times New Roman" w:hAnsi="Times New Roman" w:cs="Times New Roman"/>
          <w:sz w:val="24"/>
          <w:szCs w:val="24"/>
        </w:rPr>
        <w:t>goal for monarchs,</w:t>
      </w:r>
      <w:r w:rsidRPr="00A737D0">
        <w:rPr>
          <w:rFonts w:ascii="Times New Roman" w:hAnsi="Times New Roman" w:cs="Times New Roman"/>
          <w:sz w:val="24"/>
          <w:szCs w:val="24"/>
        </w:rPr>
        <w:t xml:space="preserve"> </w:t>
      </w:r>
      <w:r>
        <w:rPr>
          <w:rFonts w:ascii="Times New Roman" w:hAnsi="Times New Roman" w:cs="Times New Roman"/>
          <w:sz w:val="24"/>
          <w:szCs w:val="24"/>
        </w:rPr>
        <w:t>16</w:t>
      </w:r>
      <w:r w:rsidR="008A477E">
        <w:rPr>
          <w:rFonts w:ascii="Times New Roman" w:hAnsi="Times New Roman" w:cs="Times New Roman"/>
          <w:sz w:val="24"/>
          <w:szCs w:val="24"/>
        </w:rPr>
        <w:t xml:space="preserve"> </w:t>
      </w:r>
      <w:r w:rsidR="00F25C28">
        <w:rPr>
          <w:rFonts w:ascii="Times New Roman" w:hAnsi="Times New Roman" w:cs="Times New Roman"/>
          <w:sz w:val="24"/>
          <w:szCs w:val="24"/>
        </w:rPr>
        <w:t xml:space="preserve">of 218 </w:t>
      </w:r>
      <w:r w:rsidR="008A477E">
        <w:rPr>
          <w:rFonts w:ascii="Times New Roman" w:hAnsi="Times New Roman" w:cs="Times New Roman"/>
          <w:sz w:val="24"/>
          <w:szCs w:val="24"/>
        </w:rPr>
        <w:t>scenarios provid</w:t>
      </w:r>
      <w:r>
        <w:rPr>
          <w:rFonts w:ascii="Times New Roman" w:hAnsi="Times New Roman" w:cs="Times New Roman"/>
          <w:sz w:val="24"/>
          <w:szCs w:val="24"/>
        </w:rPr>
        <w:t>ed &gt;1.3 billion</w:t>
      </w:r>
      <w:r w:rsidR="008A477E">
        <w:rPr>
          <w:rFonts w:ascii="Times New Roman" w:hAnsi="Times New Roman" w:cs="Times New Roman"/>
          <w:sz w:val="24"/>
          <w:szCs w:val="24"/>
        </w:rPr>
        <w:t xml:space="preserve"> new milkweed stems</w:t>
      </w:r>
      <w:r>
        <w:rPr>
          <w:rFonts w:ascii="Times New Roman" w:hAnsi="Times New Roman" w:cs="Times New Roman"/>
          <w:sz w:val="24"/>
          <w:szCs w:val="24"/>
        </w:rPr>
        <w:t xml:space="preserve"> in the Midwest region whereas only 4 scenarios provided &gt;1.4 billion new milkweed stems</w:t>
      </w:r>
      <w:r w:rsidR="008A477E">
        <w:rPr>
          <w:rFonts w:ascii="Times New Roman" w:hAnsi="Times New Roman" w:cs="Times New Roman"/>
          <w:sz w:val="24"/>
          <w:szCs w:val="24"/>
        </w:rPr>
        <w:t xml:space="preserve"> </w:t>
      </w:r>
      <w:r w:rsidR="00AE60F9">
        <w:rPr>
          <w:rFonts w:ascii="Times New Roman" w:hAnsi="Times New Roman" w:cs="Times New Roman"/>
          <w:sz w:val="24"/>
          <w:szCs w:val="24"/>
        </w:rPr>
        <w:t>(Fig.</w:t>
      </w:r>
      <w:r w:rsidR="008A477E" w:rsidRPr="00A737D0">
        <w:rPr>
          <w:rFonts w:ascii="Times New Roman" w:hAnsi="Times New Roman" w:cs="Times New Roman"/>
          <w:sz w:val="24"/>
          <w:szCs w:val="24"/>
        </w:rPr>
        <w:t xml:space="preserve"> 2</w:t>
      </w:r>
      <w:r w:rsidR="009C1B67">
        <w:rPr>
          <w:rFonts w:ascii="Times New Roman" w:hAnsi="Times New Roman" w:cs="Times New Roman"/>
          <w:sz w:val="24"/>
          <w:szCs w:val="24"/>
        </w:rPr>
        <w:t>, Supplement S5</w:t>
      </w:r>
      <w:r w:rsidR="008A477E" w:rsidRPr="00A737D0">
        <w:rPr>
          <w:rFonts w:ascii="Times New Roman" w:hAnsi="Times New Roman" w:cs="Times New Roman"/>
          <w:sz w:val="24"/>
          <w:szCs w:val="24"/>
        </w:rPr>
        <w:t>)</w:t>
      </w:r>
      <w:r w:rsidR="008A477E">
        <w:rPr>
          <w:rFonts w:ascii="Times New Roman" w:hAnsi="Times New Roman" w:cs="Times New Roman"/>
          <w:sz w:val="24"/>
          <w:szCs w:val="24"/>
        </w:rPr>
        <w:t>.</w:t>
      </w:r>
      <w:r w:rsidR="009955D3" w:rsidRPr="00A737D0">
        <w:rPr>
          <w:rFonts w:ascii="Times New Roman" w:hAnsi="Times New Roman" w:cs="Times New Roman"/>
          <w:sz w:val="24"/>
          <w:szCs w:val="24"/>
        </w:rPr>
        <w:t xml:space="preserve"> </w:t>
      </w:r>
      <w:r w:rsidR="008A477E">
        <w:rPr>
          <w:rFonts w:ascii="Times New Roman" w:hAnsi="Times New Roman" w:cs="Times New Roman"/>
          <w:sz w:val="24"/>
          <w:szCs w:val="24"/>
        </w:rPr>
        <w:t>Conversion of all marginal cropland in corn and soy agriculture (i.e., 50,329 km</w:t>
      </w:r>
      <w:r w:rsidR="008A477E" w:rsidRPr="008A477E">
        <w:rPr>
          <w:rFonts w:ascii="Times New Roman" w:hAnsi="Times New Roman" w:cs="Times New Roman"/>
          <w:sz w:val="24"/>
          <w:szCs w:val="24"/>
          <w:vertAlign w:val="superscript"/>
        </w:rPr>
        <w:t>2</w:t>
      </w:r>
      <w:r w:rsidR="009C1B67">
        <w:rPr>
          <w:rFonts w:ascii="Times New Roman" w:hAnsi="Times New Roman" w:cs="Times New Roman"/>
          <w:sz w:val="24"/>
          <w:szCs w:val="24"/>
        </w:rPr>
        <w:t>, Table S4.2</w:t>
      </w:r>
      <w:r w:rsidR="008A477E">
        <w:rPr>
          <w:rFonts w:ascii="Times New Roman" w:hAnsi="Times New Roman" w:cs="Times New Roman"/>
          <w:sz w:val="24"/>
          <w:szCs w:val="24"/>
        </w:rPr>
        <w:t xml:space="preserve">) </w:t>
      </w:r>
      <w:commentRangeStart w:id="43"/>
      <w:r w:rsidR="00792ADE">
        <w:rPr>
          <w:rFonts w:ascii="Times New Roman" w:hAnsi="Times New Roman" w:cs="Times New Roman"/>
          <w:sz w:val="24"/>
          <w:szCs w:val="24"/>
        </w:rPr>
        <w:t xml:space="preserve">to cover practices </w:t>
      </w:r>
      <w:commentRangeEnd w:id="43"/>
      <w:r w:rsidR="00B121EA">
        <w:rPr>
          <w:rStyle w:val="CommentReference"/>
        </w:rPr>
        <w:commentReference w:id="43"/>
      </w:r>
      <w:r w:rsidR="00792ADE">
        <w:rPr>
          <w:rFonts w:ascii="Times New Roman" w:hAnsi="Times New Roman" w:cs="Times New Roman"/>
          <w:sz w:val="24"/>
          <w:szCs w:val="24"/>
        </w:rPr>
        <w:t xml:space="preserve">equal in milkweed density to that supported by CRP land (i.e., “CRP-like”) </w:t>
      </w:r>
      <w:r w:rsidR="008A477E">
        <w:rPr>
          <w:rFonts w:ascii="Times New Roman" w:hAnsi="Times New Roman" w:cs="Times New Roman"/>
          <w:sz w:val="24"/>
          <w:szCs w:val="24"/>
        </w:rPr>
        <w:t xml:space="preserve">could provide the requisite amount of milkweed. However, </w:t>
      </w:r>
      <w:r w:rsidR="009C1B67">
        <w:rPr>
          <w:rFonts w:ascii="Times New Roman" w:hAnsi="Times New Roman" w:cs="Times New Roman"/>
          <w:sz w:val="24"/>
          <w:szCs w:val="24"/>
        </w:rPr>
        <w:t xml:space="preserve">all of the other scenarios providing &gt;1.3 billion new </w:t>
      </w:r>
      <w:r w:rsidR="009C1B67" w:rsidRPr="002637C2">
        <w:rPr>
          <w:rFonts w:ascii="Times New Roman" w:hAnsi="Times New Roman" w:cs="Times New Roman"/>
          <w:noProof/>
          <w:sz w:val="24"/>
          <w:szCs w:val="24"/>
        </w:rPr>
        <w:t>stems</w:t>
      </w:r>
      <w:r w:rsidR="009C1B67">
        <w:rPr>
          <w:rFonts w:ascii="Times New Roman" w:hAnsi="Times New Roman" w:cs="Times New Roman"/>
          <w:sz w:val="24"/>
          <w:szCs w:val="24"/>
        </w:rPr>
        <w:t xml:space="preserve">, including the </w:t>
      </w:r>
      <w:r w:rsidR="00142A43">
        <w:rPr>
          <w:rFonts w:ascii="Times New Roman" w:hAnsi="Times New Roman" w:cs="Times New Roman"/>
          <w:sz w:val="24"/>
          <w:szCs w:val="24"/>
        </w:rPr>
        <w:t xml:space="preserve">3 </w:t>
      </w:r>
      <w:r w:rsidR="009C1B67">
        <w:rPr>
          <w:rFonts w:ascii="Times New Roman" w:hAnsi="Times New Roman" w:cs="Times New Roman"/>
          <w:sz w:val="24"/>
          <w:szCs w:val="24"/>
        </w:rPr>
        <w:t>other</w:t>
      </w:r>
      <w:r w:rsidR="00142A43">
        <w:rPr>
          <w:rFonts w:ascii="Times New Roman" w:hAnsi="Times New Roman" w:cs="Times New Roman"/>
          <w:sz w:val="24"/>
          <w:szCs w:val="24"/>
        </w:rPr>
        <w:t xml:space="preserve"> scenarios </w:t>
      </w:r>
      <w:r>
        <w:rPr>
          <w:rFonts w:ascii="Times New Roman" w:hAnsi="Times New Roman" w:cs="Times New Roman"/>
          <w:sz w:val="24"/>
          <w:szCs w:val="24"/>
        </w:rPr>
        <w:t>providing &gt;1.4 billion stems</w:t>
      </w:r>
      <w:r w:rsidR="009C1B67">
        <w:rPr>
          <w:rFonts w:ascii="Times New Roman" w:hAnsi="Times New Roman" w:cs="Times New Roman"/>
          <w:sz w:val="24"/>
          <w:szCs w:val="24"/>
        </w:rPr>
        <w:t>,</w:t>
      </w:r>
      <w:r>
        <w:rPr>
          <w:rFonts w:ascii="Times New Roman" w:hAnsi="Times New Roman" w:cs="Times New Roman"/>
          <w:sz w:val="24"/>
          <w:szCs w:val="24"/>
        </w:rPr>
        <w:t xml:space="preserve"> required</w:t>
      </w:r>
      <w:r w:rsidR="00142A43">
        <w:rPr>
          <w:rFonts w:ascii="Times New Roman" w:hAnsi="Times New Roman" w:cs="Times New Roman"/>
          <w:sz w:val="24"/>
          <w:szCs w:val="24"/>
        </w:rPr>
        <w:t xml:space="preserve"> </w:t>
      </w:r>
      <w:r w:rsidR="008A477E">
        <w:rPr>
          <w:rFonts w:ascii="Times New Roman" w:hAnsi="Times New Roman" w:cs="Times New Roman"/>
          <w:sz w:val="24"/>
          <w:szCs w:val="24"/>
        </w:rPr>
        <w:t>converting approximately half</w:t>
      </w:r>
      <w:r w:rsidR="00792ADE">
        <w:rPr>
          <w:rFonts w:ascii="Times New Roman" w:hAnsi="Times New Roman" w:cs="Times New Roman"/>
          <w:sz w:val="24"/>
          <w:szCs w:val="24"/>
        </w:rPr>
        <w:t xml:space="preserve"> of the marginal cropland</w:t>
      </w:r>
      <w:r w:rsidR="002F734C">
        <w:rPr>
          <w:rFonts w:ascii="Times New Roman" w:hAnsi="Times New Roman" w:cs="Times New Roman"/>
          <w:sz w:val="24"/>
          <w:szCs w:val="24"/>
        </w:rPr>
        <w:t xml:space="preserve"> to this CRP-like state</w:t>
      </w:r>
      <w:r w:rsidR="00AE60F9">
        <w:rPr>
          <w:rFonts w:ascii="Times New Roman" w:hAnsi="Times New Roman" w:cs="Times New Roman"/>
          <w:sz w:val="24"/>
          <w:szCs w:val="24"/>
        </w:rPr>
        <w:t xml:space="preserve">. Because the calculus we conducted was a function of adoption rate and biological gain, reductions in one would require increases in the other (Fig. 3). </w:t>
      </w:r>
      <w:r w:rsidR="00792ADE">
        <w:rPr>
          <w:rFonts w:ascii="Times New Roman" w:hAnsi="Times New Roman" w:cs="Times New Roman"/>
          <w:sz w:val="24"/>
          <w:szCs w:val="24"/>
        </w:rPr>
        <w:lastRenderedPageBreak/>
        <w:t>C</w:t>
      </w:r>
      <w:r w:rsidR="00792ADE" w:rsidRPr="00792ADE">
        <w:rPr>
          <w:rFonts w:ascii="Times New Roman" w:hAnsi="Times New Roman" w:cs="Times New Roman"/>
          <w:sz w:val="24"/>
          <w:szCs w:val="24"/>
        </w:rPr>
        <w:t>onversion of half of marginal cropland contribute</w:t>
      </w:r>
      <w:r w:rsidR="009C1B67">
        <w:rPr>
          <w:rFonts w:ascii="Times New Roman" w:hAnsi="Times New Roman" w:cs="Times New Roman"/>
          <w:sz w:val="24"/>
          <w:szCs w:val="24"/>
        </w:rPr>
        <w:t>d</w:t>
      </w:r>
      <w:r w:rsidR="00792ADE" w:rsidRPr="00792ADE">
        <w:rPr>
          <w:rFonts w:ascii="Times New Roman" w:hAnsi="Times New Roman" w:cs="Times New Roman"/>
          <w:sz w:val="24"/>
          <w:szCs w:val="24"/>
        </w:rPr>
        <w:t xml:space="preserve"> 730 million </w:t>
      </w:r>
      <w:r w:rsidR="00792ADE" w:rsidRPr="002637C2">
        <w:rPr>
          <w:rFonts w:ascii="Times New Roman" w:hAnsi="Times New Roman" w:cs="Times New Roman"/>
          <w:noProof/>
          <w:sz w:val="24"/>
          <w:szCs w:val="24"/>
        </w:rPr>
        <w:t>stems,</w:t>
      </w:r>
      <w:r w:rsidR="00792ADE" w:rsidRPr="00792ADE">
        <w:rPr>
          <w:rFonts w:ascii="Times New Roman" w:hAnsi="Times New Roman" w:cs="Times New Roman"/>
          <w:sz w:val="24"/>
          <w:szCs w:val="24"/>
        </w:rPr>
        <w:t xml:space="preserve"> or ~½ of the milkweed needed to reach the 6-ha population target. </w:t>
      </w:r>
      <w:r w:rsidR="00641B24" w:rsidRPr="00A737D0">
        <w:rPr>
          <w:rFonts w:ascii="Times New Roman" w:hAnsi="Times New Roman" w:cs="Times New Roman"/>
          <w:sz w:val="24"/>
          <w:szCs w:val="24"/>
        </w:rPr>
        <w:t>Individual sectors provided from 3.2 million</w:t>
      </w:r>
      <w:r w:rsidR="007D1DBD" w:rsidRPr="00A737D0">
        <w:rPr>
          <w:rFonts w:ascii="Times New Roman" w:hAnsi="Times New Roman" w:cs="Times New Roman"/>
          <w:sz w:val="24"/>
          <w:szCs w:val="24"/>
        </w:rPr>
        <w:t xml:space="preserve"> </w:t>
      </w:r>
      <w:r w:rsidR="00641B24" w:rsidRPr="00A737D0">
        <w:rPr>
          <w:rFonts w:ascii="Times New Roman" w:hAnsi="Times New Roman" w:cs="Times New Roman"/>
          <w:sz w:val="24"/>
          <w:szCs w:val="24"/>
        </w:rPr>
        <w:t xml:space="preserve">(in railroad rights of way) to 275.5 million </w:t>
      </w:r>
      <w:r w:rsidR="007D1DBD" w:rsidRPr="00A737D0">
        <w:rPr>
          <w:rFonts w:ascii="Times New Roman" w:hAnsi="Times New Roman" w:cs="Times New Roman"/>
          <w:sz w:val="24"/>
          <w:szCs w:val="24"/>
        </w:rPr>
        <w:t xml:space="preserve">additional stems </w:t>
      </w:r>
      <w:r w:rsidR="00641B24" w:rsidRPr="00A737D0">
        <w:rPr>
          <w:rFonts w:ascii="Times New Roman" w:hAnsi="Times New Roman" w:cs="Times New Roman"/>
          <w:sz w:val="24"/>
          <w:szCs w:val="24"/>
        </w:rPr>
        <w:t xml:space="preserve">(in </w:t>
      </w:r>
      <w:r w:rsidR="00C327CE">
        <w:rPr>
          <w:rFonts w:ascii="Times New Roman" w:hAnsi="Times New Roman" w:cs="Times New Roman"/>
          <w:sz w:val="24"/>
          <w:szCs w:val="24"/>
        </w:rPr>
        <w:t>protected area grasslands)</w:t>
      </w:r>
      <w:r w:rsidR="009C1B67">
        <w:rPr>
          <w:rFonts w:ascii="Times New Roman" w:hAnsi="Times New Roman" w:cs="Times New Roman"/>
          <w:sz w:val="24"/>
          <w:szCs w:val="24"/>
        </w:rPr>
        <w:t>, and as a result</w:t>
      </w:r>
      <w:ins w:id="44" w:author="Karen S Oberhauser" w:date="2016-12-30T14:13:00Z">
        <w:r w:rsidR="005F5BB2">
          <w:rPr>
            <w:rFonts w:ascii="Times New Roman" w:hAnsi="Times New Roman" w:cs="Times New Roman"/>
            <w:sz w:val="24"/>
            <w:szCs w:val="24"/>
          </w:rPr>
          <w:t>,</w:t>
        </w:r>
      </w:ins>
      <w:r w:rsidR="009C1B67">
        <w:rPr>
          <w:rFonts w:ascii="Times New Roman" w:hAnsi="Times New Roman" w:cs="Times New Roman"/>
          <w:sz w:val="24"/>
          <w:szCs w:val="24"/>
        </w:rPr>
        <w:t xml:space="preserve"> </w:t>
      </w:r>
      <w:r w:rsidR="00566ADC">
        <w:rPr>
          <w:rFonts w:ascii="Times New Roman" w:hAnsi="Times New Roman" w:cs="Times New Roman"/>
          <w:sz w:val="24"/>
          <w:szCs w:val="24"/>
        </w:rPr>
        <w:t xml:space="preserve">contributions from no less than </w:t>
      </w:r>
      <w:r w:rsidR="009C1B67">
        <w:rPr>
          <w:rFonts w:ascii="Times New Roman" w:hAnsi="Times New Roman" w:cs="Times New Roman"/>
          <w:sz w:val="24"/>
          <w:szCs w:val="24"/>
        </w:rPr>
        <w:t xml:space="preserve">three sectors were needed in addition to </w:t>
      </w:r>
      <w:r w:rsidR="00566ADC">
        <w:rPr>
          <w:rFonts w:ascii="Times New Roman" w:hAnsi="Times New Roman" w:cs="Times New Roman"/>
          <w:sz w:val="24"/>
          <w:szCs w:val="24"/>
        </w:rPr>
        <w:t>that provided by marginal cropland</w:t>
      </w:r>
      <w:r w:rsidR="009C1B67">
        <w:rPr>
          <w:rFonts w:ascii="Times New Roman" w:hAnsi="Times New Roman" w:cs="Times New Roman"/>
          <w:sz w:val="24"/>
          <w:szCs w:val="24"/>
        </w:rPr>
        <w:t>.</w:t>
      </w:r>
    </w:p>
    <w:p w14:paraId="1A9D1AA5" w14:textId="17B741ED" w:rsidR="000A41CF" w:rsidRDefault="00EA7F13" w:rsidP="00ED6049">
      <w:pPr>
        <w:spacing w:before="240" w:line="480" w:lineRule="auto"/>
        <w:rPr>
          <w:rFonts w:ascii="Times New Roman" w:hAnsi="Times New Roman" w:cs="Times New Roman"/>
          <w:sz w:val="24"/>
          <w:szCs w:val="24"/>
        </w:rPr>
      </w:pPr>
      <w:r w:rsidRPr="00A737D0">
        <w:rPr>
          <w:rFonts w:ascii="Times New Roman" w:hAnsi="Times New Roman" w:cs="Times New Roman"/>
          <w:sz w:val="24"/>
          <w:szCs w:val="24"/>
        </w:rPr>
        <w:t xml:space="preserve">Expert-suggested adoption rates for the planting of milkweed ranged from </w:t>
      </w:r>
      <w:r w:rsidR="00D23AB9" w:rsidRPr="00A737D0">
        <w:rPr>
          <w:rFonts w:ascii="Times New Roman" w:hAnsi="Times New Roman" w:cs="Times New Roman"/>
          <w:sz w:val="24"/>
          <w:szCs w:val="24"/>
        </w:rPr>
        <w:t>0% in corn and soy agriculture</w:t>
      </w:r>
      <w:r w:rsidRPr="00A737D0">
        <w:rPr>
          <w:rFonts w:ascii="Times New Roman" w:hAnsi="Times New Roman" w:cs="Times New Roman"/>
          <w:sz w:val="24"/>
          <w:szCs w:val="24"/>
        </w:rPr>
        <w:t xml:space="preserve"> to </w:t>
      </w:r>
      <w:r w:rsidR="00D23AB9" w:rsidRPr="00A737D0">
        <w:rPr>
          <w:rFonts w:ascii="Times New Roman" w:hAnsi="Times New Roman" w:cs="Times New Roman"/>
          <w:sz w:val="24"/>
          <w:szCs w:val="24"/>
        </w:rPr>
        <w:t>as much as 20% in</w:t>
      </w:r>
      <w:r w:rsidR="00920840" w:rsidRPr="00A737D0">
        <w:rPr>
          <w:rFonts w:ascii="Times New Roman" w:hAnsi="Times New Roman" w:cs="Times New Roman"/>
          <w:sz w:val="24"/>
          <w:szCs w:val="24"/>
        </w:rPr>
        <w:t xml:space="preserve"> lands in </w:t>
      </w:r>
      <w:r w:rsidR="00F25C28">
        <w:rPr>
          <w:rFonts w:ascii="Times New Roman" w:hAnsi="Times New Roman" w:cs="Times New Roman"/>
          <w:sz w:val="24"/>
          <w:szCs w:val="24"/>
        </w:rPr>
        <w:t>CRP</w:t>
      </w:r>
      <w:r w:rsidR="00D23AB9" w:rsidRPr="00A737D0">
        <w:rPr>
          <w:rFonts w:ascii="Times New Roman" w:hAnsi="Times New Roman" w:cs="Times New Roman"/>
          <w:sz w:val="24"/>
          <w:szCs w:val="24"/>
        </w:rPr>
        <w:t xml:space="preserve"> and </w:t>
      </w:r>
      <w:r w:rsidR="00920840" w:rsidRPr="00A737D0">
        <w:rPr>
          <w:rFonts w:ascii="Times New Roman" w:hAnsi="Times New Roman" w:cs="Times New Roman"/>
          <w:sz w:val="24"/>
          <w:szCs w:val="24"/>
        </w:rPr>
        <w:t xml:space="preserve">along </w:t>
      </w:r>
      <w:r w:rsidR="00920840" w:rsidRPr="002637C2">
        <w:rPr>
          <w:rFonts w:ascii="Times New Roman" w:hAnsi="Times New Roman" w:cs="Times New Roman"/>
          <w:noProof/>
          <w:sz w:val="24"/>
          <w:szCs w:val="24"/>
        </w:rPr>
        <w:t>powerline</w:t>
      </w:r>
      <w:r w:rsidR="00920840" w:rsidRPr="00A737D0">
        <w:rPr>
          <w:rFonts w:ascii="Times New Roman" w:hAnsi="Times New Roman" w:cs="Times New Roman"/>
          <w:sz w:val="24"/>
          <w:szCs w:val="24"/>
        </w:rPr>
        <w:t xml:space="preserve"> rights-of-</w:t>
      </w:r>
      <w:r w:rsidR="00D23AB9" w:rsidRPr="00A737D0">
        <w:rPr>
          <w:rFonts w:ascii="Times New Roman" w:hAnsi="Times New Roman" w:cs="Times New Roman"/>
          <w:sz w:val="24"/>
          <w:szCs w:val="24"/>
        </w:rPr>
        <w:t>way</w:t>
      </w:r>
      <w:r w:rsidR="00920840" w:rsidRPr="00A737D0">
        <w:rPr>
          <w:rFonts w:ascii="Times New Roman" w:hAnsi="Times New Roman" w:cs="Times New Roman"/>
          <w:sz w:val="24"/>
          <w:szCs w:val="24"/>
        </w:rPr>
        <w:t xml:space="preserve">. </w:t>
      </w:r>
      <w:r w:rsidR="00107E19" w:rsidRPr="00A737D0">
        <w:rPr>
          <w:rFonts w:ascii="Times New Roman" w:hAnsi="Times New Roman" w:cs="Times New Roman"/>
          <w:sz w:val="24"/>
          <w:szCs w:val="24"/>
        </w:rPr>
        <w:t xml:space="preserve">Outside of converting corn and soy agriculture to </w:t>
      </w:r>
      <w:r w:rsidR="008F6DF3">
        <w:rPr>
          <w:rFonts w:ascii="Times New Roman" w:hAnsi="Times New Roman" w:cs="Times New Roman"/>
          <w:sz w:val="24"/>
          <w:szCs w:val="24"/>
        </w:rPr>
        <w:t>land cover</w:t>
      </w:r>
      <w:r w:rsidR="00107E19" w:rsidRPr="00A737D0">
        <w:rPr>
          <w:rFonts w:ascii="Times New Roman" w:hAnsi="Times New Roman" w:cs="Times New Roman"/>
          <w:sz w:val="24"/>
          <w:szCs w:val="24"/>
        </w:rPr>
        <w:t xml:space="preserve"> amenable to milkweed restoration, t</w:t>
      </w:r>
      <w:r w:rsidR="007E339C" w:rsidRPr="00A737D0">
        <w:rPr>
          <w:rFonts w:ascii="Times New Roman" w:hAnsi="Times New Roman" w:cs="Times New Roman"/>
          <w:sz w:val="24"/>
          <w:szCs w:val="24"/>
        </w:rPr>
        <w:t xml:space="preserve">he </w:t>
      </w:r>
      <w:r w:rsidRPr="00A737D0">
        <w:rPr>
          <w:rFonts w:ascii="Times New Roman" w:hAnsi="Times New Roman" w:cs="Times New Roman"/>
          <w:sz w:val="24"/>
          <w:szCs w:val="24"/>
        </w:rPr>
        <w:t>greatest</w:t>
      </w:r>
      <w:r w:rsidR="007E339C" w:rsidRPr="00A737D0">
        <w:rPr>
          <w:rFonts w:ascii="Times New Roman" w:hAnsi="Times New Roman" w:cs="Times New Roman"/>
          <w:sz w:val="24"/>
          <w:szCs w:val="24"/>
        </w:rPr>
        <w:t xml:space="preserve"> potential</w:t>
      </w:r>
      <w:r w:rsidR="00107E19" w:rsidRPr="00A737D0">
        <w:rPr>
          <w:rFonts w:ascii="Times New Roman" w:hAnsi="Times New Roman" w:cs="Times New Roman"/>
          <w:sz w:val="24"/>
          <w:szCs w:val="24"/>
        </w:rPr>
        <w:t xml:space="preserve"> for gains</w:t>
      </w:r>
      <w:r w:rsidRPr="00A737D0">
        <w:rPr>
          <w:rFonts w:ascii="Times New Roman" w:hAnsi="Times New Roman" w:cs="Times New Roman"/>
          <w:sz w:val="24"/>
          <w:szCs w:val="24"/>
        </w:rPr>
        <w:t xml:space="preserve"> in mean </w:t>
      </w:r>
      <w:r w:rsidR="00107E19" w:rsidRPr="00A737D0">
        <w:rPr>
          <w:rFonts w:ascii="Times New Roman" w:hAnsi="Times New Roman" w:cs="Times New Roman"/>
          <w:sz w:val="24"/>
          <w:szCs w:val="24"/>
        </w:rPr>
        <w:t xml:space="preserve">milkweed stem </w:t>
      </w:r>
      <w:r w:rsidRPr="00A737D0">
        <w:rPr>
          <w:rFonts w:ascii="Times New Roman" w:hAnsi="Times New Roman" w:cs="Times New Roman"/>
          <w:sz w:val="24"/>
          <w:szCs w:val="24"/>
        </w:rPr>
        <w:t>density occurred in</w:t>
      </w:r>
      <w:r w:rsidR="00D23AB9" w:rsidRPr="00A737D0">
        <w:rPr>
          <w:rFonts w:ascii="Times New Roman" w:hAnsi="Times New Roman" w:cs="Times New Roman"/>
          <w:sz w:val="24"/>
          <w:szCs w:val="24"/>
        </w:rPr>
        <w:t xml:space="preserve"> </w:t>
      </w:r>
      <w:r w:rsidR="00107E19" w:rsidRPr="00A737D0">
        <w:rPr>
          <w:rFonts w:ascii="Times New Roman" w:hAnsi="Times New Roman" w:cs="Times New Roman"/>
          <w:sz w:val="24"/>
          <w:szCs w:val="24"/>
        </w:rPr>
        <w:t xml:space="preserve">the </w:t>
      </w:r>
      <w:r w:rsidR="00D23AB9" w:rsidRPr="00A737D0">
        <w:rPr>
          <w:rFonts w:ascii="Times New Roman" w:hAnsi="Times New Roman" w:cs="Times New Roman"/>
          <w:sz w:val="24"/>
          <w:szCs w:val="24"/>
        </w:rPr>
        <w:t>protected grassland</w:t>
      </w:r>
      <w:r w:rsidR="00DA2F5F">
        <w:rPr>
          <w:rFonts w:ascii="Times New Roman" w:hAnsi="Times New Roman" w:cs="Times New Roman"/>
          <w:sz w:val="24"/>
          <w:szCs w:val="24"/>
        </w:rPr>
        <w:t xml:space="preserve"> </w:t>
      </w:r>
      <w:r w:rsidR="00D23AB9" w:rsidRPr="00A737D0">
        <w:rPr>
          <w:rFonts w:ascii="Times New Roman" w:hAnsi="Times New Roman" w:cs="Times New Roman"/>
          <w:sz w:val="24"/>
          <w:szCs w:val="24"/>
        </w:rPr>
        <w:t>and roadside rights of way</w:t>
      </w:r>
      <w:r w:rsidR="009955D3" w:rsidRPr="00A737D0">
        <w:rPr>
          <w:rFonts w:ascii="Times New Roman" w:hAnsi="Times New Roman" w:cs="Times New Roman"/>
          <w:sz w:val="24"/>
          <w:szCs w:val="24"/>
        </w:rPr>
        <w:t xml:space="preserve"> </w:t>
      </w:r>
      <w:r w:rsidR="00107E19" w:rsidRPr="00A737D0">
        <w:rPr>
          <w:rFonts w:ascii="Times New Roman" w:hAnsi="Times New Roman" w:cs="Times New Roman"/>
          <w:sz w:val="24"/>
          <w:szCs w:val="24"/>
        </w:rPr>
        <w:t xml:space="preserve">sectors </w:t>
      </w:r>
      <w:r w:rsidR="00AE60F9">
        <w:rPr>
          <w:rFonts w:ascii="Times New Roman" w:hAnsi="Times New Roman" w:cs="Times New Roman"/>
          <w:sz w:val="24"/>
          <w:szCs w:val="24"/>
        </w:rPr>
        <w:t>(Fig.</w:t>
      </w:r>
      <w:r w:rsidR="009955D3" w:rsidRPr="00A737D0">
        <w:rPr>
          <w:rFonts w:ascii="Times New Roman" w:hAnsi="Times New Roman" w:cs="Times New Roman"/>
          <w:sz w:val="24"/>
          <w:szCs w:val="24"/>
        </w:rPr>
        <w:t xml:space="preserve"> </w:t>
      </w:r>
      <w:r w:rsidR="00C327CE">
        <w:rPr>
          <w:rFonts w:ascii="Times New Roman" w:hAnsi="Times New Roman" w:cs="Times New Roman"/>
          <w:sz w:val="24"/>
          <w:szCs w:val="24"/>
        </w:rPr>
        <w:t>4</w:t>
      </w:r>
      <w:r w:rsidR="00DA2F5F">
        <w:rPr>
          <w:rFonts w:ascii="Times New Roman" w:hAnsi="Times New Roman" w:cs="Times New Roman"/>
          <w:sz w:val="24"/>
          <w:szCs w:val="24"/>
        </w:rPr>
        <w:t>).  Moderate contributions c</w:t>
      </w:r>
      <w:r w:rsidR="00566ADC">
        <w:rPr>
          <w:rFonts w:ascii="Times New Roman" w:hAnsi="Times New Roman" w:cs="Times New Roman"/>
          <w:sz w:val="24"/>
          <w:szCs w:val="24"/>
        </w:rPr>
        <w:t>ould</w:t>
      </w:r>
      <w:r w:rsidR="00DA2F5F">
        <w:rPr>
          <w:rFonts w:ascii="Times New Roman" w:hAnsi="Times New Roman" w:cs="Times New Roman"/>
          <w:sz w:val="24"/>
          <w:szCs w:val="24"/>
        </w:rPr>
        <w:t xml:space="preserve"> be made by </w:t>
      </w:r>
      <w:r w:rsidR="00F25C28">
        <w:rPr>
          <w:rFonts w:ascii="Times New Roman" w:hAnsi="Times New Roman" w:cs="Times New Roman"/>
          <w:sz w:val="24"/>
          <w:szCs w:val="24"/>
        </w:rPr>
        <w:t>CRP</w:t>
      </w:r>
      <w:r w:rsidR="00DA2F5F">
        <w:rPr>
          <w:rFonts w:ascii="Times New Roman" w:hAnsi="Times New Roman" w:cs="Times New Roman"/>
          <w:sz w:val="24"/>
          <w:szCs w:val="24"/>
        </w:rPr>
        <w:t xml:space="preserve"> lands and with strong participation within the urban/suburban sector. </w:t>
      </w:r>
      <w:r w:rsidR="00DA2F5F" w:rsidRPr="002637C2">
        <w:rPr>
          <w:rFonts w:ascii="Times New Roman" w:hAnsi="Times New Roman" w:cs="Times New Roman"/>
          <w:noProof/>
          <w:sz w:val="24"/>
          <w:szCs w:val="24"/>
        </w:rPr>
        <w:t>P</w:t>
      </w:r>
      <w:r w:rsidR="00107E19" w:rsidRPr="002637C2">
        <w:rPr>
          <w:rFonts w:ascii="Times New Roman" w:hAnsi="Times New Roman" w:cs="Times New Roman"/>
          <w:noProof/>
          <w:sz w:val="24"/>
          <w:szCs w:val="24"/>
        </w:rPr>
        <w:t>otential</w:t>
      </w:r>
      <w:r w:rsidR="00107E19" w:rsidRPr="00A737D0">
        <w:rPr>
          <w:rFonts w:ascii="Times New Roman" w:hAnsi="Times New Roman" w:cs="Times New Roman"/>
          <w:sz w:val="24"/>
          <w:szCs w:val="24"/>
        </w:rPr>
        <w:t xml:space="preserve"> gain in milkweed stems </w:t>
      </w:r>
      <w:r w:rsidR="00DA2F5F" w:rsidRPr="00A737D0">
        <w:rPr>
          <w:rFonts w:ascii="Times New Roman" w:hAnsi="Times New Roman" w:cs="Times New Roman"/>
          <w:sz w:val="24"/>
          <w:szCs w:val="24"/>
        </w:rPr>
        <w:t xml:space="preserve">is </w:t>
      </w:r>
      <w:r w:rsidR="00DA2F5F">
        <w:rPr>
          <w:rFonts w:ascii="Times New Roman" w:hAnsi="Times New Roman" w:cs="Times New Roman"/>
          <w:sz w:val="24"/>
          <w:szCs w:val="24"/>
        </w:rPr>
        <w:t xml:space="preserve">relatively </w:t>
      </w:r>
      <w:r w:rsidR="00DA2F5F" w:rsidRPr="00A737D0">
        <w:rPr>
          <w:rFonts w:ascii="Times New Roman" w:hAnsi="Times New Roman" w:cs="Times New Roman"/>
          <w:sz w:val="24"/>
          <w:szCs w:val="24"/>
        </w:rPr>
        <w:t xml:space="preserve">small </w:t>
      </w:r>
      <w:r w:rsidR="00DA2F5F">
        <w:rPr>
          <w:rFonts w:ascii="Times New Roman" w:hAnsi="Times New Roman" w:cs="Times New Roman"/>
          <w:sz w:val="24"/>
          <w:szCs w:val="24"/>
        </w:rPr>
        <w:t>for</w:t>
      </w:r>
      <w:r w:rsidR="00107E19" w:rsidRPr="00A737D0">
        <w:rPr>
          <w:rFonts w:ascii="Times New Roman" w:hAnsi="Times New Roman" w:cs="Times New Roman"/>
          <w:sz w:val="24"/>
          <w:szCs w:val="24"/>
        </w:rPr>
        <w:t xml:space="preserve"> the </w:t>
      </w:r>
      <w:r w:rsidR="00D23AB9" w:rsidRPr="00A737D0">
        <w:rPr>
          <w:rFonts w:ascii="Times New Roman" w:hAnsi="Times New Roman" w:cs="Times New Roman"/>
          <w:sz w:val="24"/>
          <w:szCs w:val="24"/>
        </w:rPr>
        <w:t>powerline</w:t>
      </w:r>
      <w:r w:rsidR="00DA2F5F">
        <w:rPr>
          <w:rFonts w:ascii="Times New Roman" w:hAnsi="Times New Roman" w:cs="Times New Roman"/>
          <w:sz w:val="24"/>
          <w:szCs w:val="24"/>
        </w:rPr>
        <w:t xml:space="preserve"> sector</w:t>
      </w:r>
      <w:r w:rsidR="00D23AB9" w:rsidRPr="00A737D0">
        <w:rPr>
          <w:rFonts w:ascii="Times New Roman" w:hAnsi="Times New Roman" w:cs="Times New Roman"/>
          <w:sz w:val="24"/>
          <w:szCs w:val="24"/>
        </w:rPr>
        <w:t xml:space="preserve"> </w:t>
      </w:r>
      <w:r w:rsidR="00DA2F5F">
        <w:rPr>
          <w:rFonts w:ascii="Times New Roman" w:hAnsi="Times New Roman" w:cs="Times New Roman"/>
          <w:sz w:val="24"/>
          <w:szCs w:val="24"/>
        </w:rPr>
        <w:t xml:space="preserve">and </w:t>
      </w:r>
      <w:r w:rsidR="00ED6049">
        <w:rPr>
          <w:rFonts w:ascii="Times New Roman" w:hAnsi="Times New Roman" w:cs="Times New Roman"/>
          <w:sz w:val="24"/>
          <w:szCs w:val="24"/>
        </w:rPr>
        <w:t>when</w:t>
      </w:r>
      <w:r w:rsidR="00DA2F5F">
        <w:rPr>
          <w:rFonts w:ascii="Times New Roman" w:hAnsi="Times New Roman" w:cs="Times New Roman"/>
          <w:sz w:val="24"/>
          <w:szCs w:val="24"/>
        </w:rPr>
        <w:t xml:space="preserve"> participation from the urban/suburban sector</w:t>
      </w:r>
      <w:r w:rsidR="00ED6049">
        <w:rPr>
          <w:rFonts w:ascii="Times New Roman" w:hAnsi="Times New Roman" w:cs="Times New Roman"/>
          <w:sz w:val="24"/>
          <w:szCs w:val="24"/>
        </w:rPr>
        <w:t xml:space="preserve"> is low or medium</w:t>
      </w:r>
      <w:r w:rsidR="00566ADC">
        <w:rPr>
          <w:rFonts w:ascii="Times New Roman" w:hAnsi="Times New Roman" w:cs="Times New Roman"/>
          <w:sz w:val="24"/>
          <w:szCs w:val="24"/>
        </w:rPr>
        <w:t>. P</w:t>
      </w:r>
      <w:r w:rsidR="00107E19" w:rsidRPr="00A737D0">
        <w:rPr>
          <w:rFonts w:ascii="Times New Roman" w:hAnsi="Times New Roman" w:cs="Times New Roman"/>
          <w:sz w:val="24"/>
          <w:szCs w:val="24"/>
        </w:rPr>
        <w:t>otential gain along railroad rights-of-</w:t>
      </w:r>
      <w:r w:rsidRPr="00A737D0">
        <w:rPr>
          <w:rFonts w:ascii="Times New Roman" w:hAnsi="Times New Roman" w:cs="Times New Roman"/>
          <w:sz w:val="24"/>
          <w:szCs w:val="24"/>
        </w:rPr>
        <w:t xml:space="preserve">way </w:t>
      </w:r>
      <w:commentRangeStart w:id="45"/>
      <w:r w:rsidR="00107E19" w:rsidRPr="00A737D0">
        <w:rPr>
          <w:rFonts w:ascii="Times New Roman" w:hAnsi="Times New Roman" w:cs="Times New Roman"/>
          <w:sz w:val="24"/>
          <w:szCs w:val="24"/>
        </w:rPr>
        <w:t>is insignificant</w:t>
      </w:r>
      <w:commentRangeEnd w:id="45"/>
      <w:r w:rsidR="00B121EA">
        <w:rPr>
          <w:rStyle w:val="CommentReference"/>
        </w:rPr>
        <w:commentReference w:id="45"/>
      </w:r>
      <w:r w:rsidR="00107E19" w:rsidRPr="00A737D0">
        <w:rPr>
          <w:rFonts w:ascii="Times New Roman" w:hAnsi="Times New Roman" w:cs="Times New Roman"/>
          <w:sz w:val="24"/>
          <w:szCs w:val="24"/>
        </w:rPr>
        <w:t xml:space="preserve">, </w:t>
      </w:r>
      <w:r w:rsidRPr="00A737D0">
        <w:rPr>
          <w:rFonts w:ascii="Times New Roman" w:hAnsi="Times New Roman" w:cs="Times New Roman"/>
          <w:sz w:val="24"/>
          <w:szCs w:val="24"/>
        </w:rPr>
        <w:t xml:space="preserve">despite there being </w:t>
      </w:r>
      <w:r w:rsidR="00DA767E" w:rsidRPr="00A737D0">
        <w:rPr>
          <w:rFonts w:ascii="Times New Roman" w:hAnsi="Times New Roman" w:cs="Times New Roman"/>
          <w:sz w:val="24"/>
          <w:szCs w:val="24"/>
        </w:rPr>
        <w:t>at least 1,790</w:t>
      </w:r>
      <w:r w:rsidRPr="00A737D0">
        <w:rPr>
          <w:rFonts w:ascii="Times New Roman" w:hAnsi="Times New Roman" w:cs="Times New Roman"/>
          <w:sz w:val="24"/>
          <w:szCs w:val="24"/>
        </w:rPr>
        <w:t xml:space="preserve"> km</w:t>
      </w:r>
      <w:r w:rsidRPr="00A737D0">
        <w:rPr>
          <w:rFonts w:ascii="Times New Roman" w:hAnsi="Times New Roman" w:cs="Times New Roman"/>
          <w:sz w:val="24"/>
          <w:szCs w:val="24"/>
          <w:vertAlign w:val="superscript"/>
        </w:rPr>
        <w:t>2</w:t>
      </w:r>
      <w:r w:rsidRPr="00A737D0">
        <w:rPr>
          <w:rFonts w:ascii="Times New Roman" w:hAnsi="Times New Roman" w:cs="Times New Roman"/>
          <w:sz w:val="24"/>
          <w:szCs w:val="24"/>
        </w:rPr>
        <w:t xml:space="preserve"> of </w:t>
      </w:r>
      <w:r w:rsidR="00107E19" w:rsidRPr="00A737D0">
        <w:rPr>
          <w:rFonts w:ascii="Times New Roman" w:hAnsi="Times New Roman" w:cs="Times New Roman"/>
          <w:sz w:val="24"/>
          <w:szCs w:val="24"/>
        </w:rPr>
        <w:t>railroad rights-of-</w:t>
      </w:r>
      <w:r w:rsidR="00B76CB0" w:rsidRPr="00A737D0">
        <w:rPr>
          <w:rFonts w:ascii="Times New Roman" w:hAnsi="Times New Roman" w:cs="Times New Roman"/>
          <w:sz w:val="24"/>
          <w:szCs w:val="24"/>
        </w:rPr>
        <w:t>way</w:t>
      </w:r>
      <w:r w:rsidR="007A5B67" w:rsidRPr="00A737D0">
        <w:rPr>
          <w:rFonts w:ascii="Times New Roman" w:hAnsi="Times New Roman" w:cs="Times New Roman"/>
          <w:sz w:val="24"/>
          <w:szCs w:val="24"/>
        </w:rPr>
        <w:t xml:space="preserve"> </w:t>
      </w:r>
      <w:r w:rsidR="00107E19" w:rsidRPr="00A737D0">
        <w:rPr>
          <w:rFonts w:ascii="Times New Roman" w:hAnsi="Times New Roman" w:cs="Times New Roman"/>
          <w:sz w:val="24"/>
          <w:szCs w:val="24"/>
        </w:rPr>
        <w:t>across the</w:t>
      </w:r>
      <w:r w:rsidRPr="00A737D0">
        <w:rPr>
          <w:rFonts w:ascii="Times New Roman" w:hAnsi="Times New Roman" w:cs="Times New Roman"/>
          <w:sz w:val="24"/>
          <w:szCs w:val="24"/>
        </w:rPr>
        <w:t xml:space="preserve"> </w:t>
      </w:r>
      <w:r w:rsidR="00107E19" w:rsidRPr="00A737D0">
        <w:rPr>
          <w:rFonts w:ascii="Times New Roman" w:hAnsi="Times New Roman" w:cs="Times New Roman"/>
          <w:sz w:val="24"/>
          <w:szCs w:val="24"/>
        </w:rPr>
        <w:t>Midwestern</w:t>
      </w:r>
      <w:r w:rsidRPr="00A737D0">
        <w:rPr>
          <w:rFonts w:ascii="Times New Roman" w:hAnsi="Times New Roman" w:cs="Times New Roman"/>
          <w:sz w:val="24"/>
          <w:szCs w:val="24"/>
        </w:rPr>
        <w:t xml:space="preserve"> landscape </w:t>
      </w:r>
      <w:r w:rsidR="00DA767E" w:rsidRPr="00A737D0">
        <w:rPr>
          <w:rFonts w:ascii="Times New Roman" w:hAnsi="Times New Roman" w:cs="Times New Roman"/>
          <w:sz w:val="24"/>
          <w:szCs w:val="24"/>
        </w:rPr>
        <w:t>outside of urban areas</w:t>
      </w:r>
      <w:r w:rsidR="007A5B67" w:rsidRPr="00A737D0">
        <w:rPr>
          <w:rFonts w:ascii="Times New Roman" w:hAnsi="Times New Roman" w:cs="Times New Roman"/>
          <w:sz w:val="24"/>
          <w:szCs w:val="24"/>
        </w:rPr>
        <w:t>.</w:t>
      </w:r>
    </w:p>
    <w:p w14:paraId="2A88A604" w14:textId="1867A776" w:rsidR="00857100" w:rsidRDefault="00A51C85" w:rsidP="00ED6049">
      <w:pPr>
        <w:spacing w:before="240" w:line="480" w:lineRule="auto"/>
        <w:rPr>
          <w:rFonts w:ascii="Times New Roman" w:hAnsi="Times New Roman" w:cs="Times New Roman"/>
          <w:sz w:val="24"/>
          <w:szCs w:val="24"/>
        </w:rPr>
      </w:pPr>
      <w:r>
        <w:rPr>
          <w:rFonts w:ascii="Times New Roman" w:hAnsi="Times New Roman" w:cs="Times New Roman"/>
          <w:sz w:val="24"/>
          <w:szCs w:val="24"/>
        </w:rPr>
        <w:t>Scenario-specific</w:t>
      </w:r>
      <w:r w:rsidR="00997C71">
        <w:rPr>
          <w:rFonts w:ascii="Times New Roman" w:hAnsi="Times New Roman" w:cs="Times New Roman"/>
          <w:sz w:val="24"/>
          <w:szCs w:val="24"/>
        </w:rPr>
        <w:t xml:space="preserve"> milkweed gains were most sensitive to expected changes in milkweed density, in order, in marginal cropland (</w:t>
      </w:r>
      <w:r w:rsidR="00997C71" w:rsidRPr="00997C71">
        <w:rPr>
          <w:rFonts w:ascii="Times New Roman" w:hAnsi="Times New Roman" w:cs="Times New Roman"/>
          <w:i/>
          <w:sz w:val="24"/>
          <w:szCs w:val="24"/>
        </w:rPr>
        <w:t>t</w:t>
      </w:r>
      <w:r w:rsidR="00997C71">
        <w:rPr>
          <w:rFonts w:ascii="Times New Roman" w:hAnsi="Times New Roman" w:cs="Times New Roman"/>
          <w:sz w:val="24"/>
          <w:szCs w:val="24"/>
        </w:rPr>
        <w:t xml:space="preserve"> = </w:t>
      </w:r>
      <w:r w:rsidR="005D1B13">
        <w:rPr>
          <w:rFonts w:ascii="Times New Roman" w:hAnsi="Times New Roman" w:cs="Times New Roman"/>
          <w:sz w:val="24"/>
          <w:szCs w:val="24"/>
        </w:rPr>
        <w:t>255.3</w:t>
      </w:r>
      <w:r w:rsidR="00997C71">
        <w:rPr>
          <w:rFonts w:ascii="Times New Roman" w:hAnsi="Times New Roman" w:cs="Times New Roman"/>
          <w:sz w:val="24"/>
          <w:szCs w:val="24"/>
        </w:rPr>
        <w:t>, p &lt; 0.0001), protected area grasslands (</w:t>
      </w:r>
      <w:r w:rsidR="00997C71" w:rsidRPr="00997C71">
        <w:rPr>
          <w:rFonts w:ascii="Times New Roman" w:hAnsi="Times New Roman" w:cs="Times New Roman"/>
          <w:i/>
          <w:sz w:val="24"/>
          <w:szCs w:val="24"/>
        </w:rPr>
        <w:t>t</w:t>
      </w:r>
      <w:r w:rsidR="00997C71">
        <w:rPr>
          <w:rFonts w:ascii="Times New Roman" w:hAnsi="Times New Roman" w:cs="Times New Roman"/>
          <w:sz w:val="24"/>
          <w:szCs w:val="24"/>
        </w:rPr>
        <w:t xml:space="preserve"> = </w:t>
      </w:r>
      <w:r w:rsidR="005D1B13">
        <w:rPr>
          <w:rFonts w:ascii="Times New Roman" w:hAnsi="Times New Roman" w:cs="Times New Roman"/>
          <w:sz w:val="24"/>
          <w:szCs w:val="24"/>
        </w:rPr>
        <w:t>119.2</w:t>
      </w:r>
      <w:r w:rsidR="00997C71">
        <w:rPr>
          <w:rFonts w:ascii="Times New Roman" w:hAnsi="Times New Roman" w:cs="Times New Roman"/>
          <w:sz w:val="24"/>
          <w:szCs w:val="24"/>
        </w:rPr>
        <w:t xml:space="preserve">, </w:t>
      </w:r>
      <w:r w:rsidR="00997C71" w:rsidRPr="006121F8">
        <w:rPr>
          <w:rFonts w:ascii="Times New Roman" w:hAnsi="Times New Roman" w:cs="Times New Roman"/>
          <w:i/>
          <w:sz w:val="24"/>
          <w:szCs w:val="24"/>
        </w:rPr>
        <w:t>p</w:t>
      </w:r>
      <w:r w:rsidR="00997C71">
        <w:rPr>
          <w:rFonts w:ascii="Times New Roman" w:hAnsi="Times New Roman" w:cs="Times New Roman"/>
          <w:sz w:val="24"/>
          <w:szCs w:val="24"/>
        </w:rPr>
        <w:t xml:space="preserve"> &lt; 0.0001), non-wet CRP (</w:t>
      </w:r>
      <w:r w:rsidR="00997C71" w:rsidRPr="00997C71">
        <w:rPr>
          <w:rFonts w:ascii="Times New Roman" w:hAnsi="Times New Roman" w:cs="Times New Roman"/>
          <w:i/>
          <w:sz w:val="24"/>
          <w:szCs w:val="24"/>
        </w:rPr>
        <w:t>t</w:t>
      </w:r>
      <w:r w:rsidR="00997C71">
        <w:rPr>
          <w:rFonts w:ascii="Times New Roman" w:hAnsi="Times New Roman" w:cs="Times New Roman"/>
          <w:sz w:val="24"/>
          <w:szCs w:val="24"/>
        </w:rPr>
        <w:t xml:space="preserve"> = </w:t>
      </w:r>
      <w:r w:rsidR="005D1B13">
        <w:rPr>
          <w:rFonts w:ascii="Times New Roman" w:hAnsi="Times New Roman" w:cs="Times New Roman"/>
          <w:sz w:val="24"/>
          <w:szCs w:val="24"/>
        </w:rPr>
        <w:t>50.7</w:t>
      </w:r>
      <w:r w:rsidR="00997C71">
        <w:rPr>
          <w:rFonts w:ascii="Times New Roman" w:hAnsi="Times New Roman" w:cs="Times New Roman"/>
          <w:sz w:val="24"/>
          <w:szCs w:val="24"/>
        </w:rPr>
        <w:t xml:space="preserve">, </w:t>
      </w:r>
      <w:r w:rsidR="00997C71" w:rsidRPr="006121F8">
        <w:rPr>
          <w:rFonts w:ascii="Times New Roman" w:hAnsi="Times New Roman" w:cs="Times New Roman"/>
          <w:i/>
          <w:sz w:val="24"/>
          <w:szCs w:val="24"/>
        </w:rPr>
        <w:t>p</w:t>
      </w:r>
      <w:r w:rsidR="00997C71">
        <w:rPr>
          <w:rFonts w:ascii="Times New Roman" w:hAnsi="Times New Roman" w:cs="Times New Roman"/>
          <w:sz w:val="24"/>
          <w:szCs w:val="24"/>
        </w:rPr>
        <w:t xml:space="preserve"> &lt; 0.0001), and secondary roadsides (</w:t>
      </w:r>
      <w:r w:rsidR="00997C71" w:rsidRPr="00997C71">
        <w:rPr>
          <w:rFonts w:ascii="Times New Roman" w:hAnsi="Times New Roman" w:cs="Times New Roman"/>
          <w:i/>
          <w:sz w:val="24"/>
          <w:szCs w:val="24"/>
        </w:rPr>
        <w:t>t</w:t>
      </w:r>
      <w:r w:rsidR="00997C71">
        <w:rPr>
          <w:rFonts w:ascii="Times New Roman" w:hAnsi="Times New Roman" w:cs="Times New Roman"/>
          <w:sz w:val="24"/>
          <w:szCs w:val="24"/>
        </w:rPr>
        <w:t xml:space="preserve"> = </w:t>
      </w:r>
      <w:r w:rsidR="005D1B13">
        <w:rPr>
          <w:rFonts w:ascii="Times New Roman" w:hAnsi="Times New Roman" w:cs="Times New Roman"/>
          <w:sz w:val="24"/>
          <w:szCs w:val="24"/>
        </w:rPr>
        <w:t>17.1</w:t>
      </w:r>
      <w:r w:rsidR="00997C71">
        <w:rPr>
          <w:rFonts w:ascii="Times New Roman" w:hAnsi="Times New Roman" w:cs="Times New Roman"/>
          <w:sz w:val="24"/>
          <w:szCs w:val="24"/>
        </w:rPr>
        <w:t xml:space="preserve">, </w:t>
      </w:r>
      <w:r w:rsidR="00997C71" w:rsidRPr="006121F8">
        <w:rPr>
          <w:rFonts w:ascii="Times New Roman" w:hAnsi="Times New Roman" w:cs="Times New Roman"/>
          <w:i/>
          <w:sz w:val="24"/>
          <w:szCs w:val="24"/>
        </w:rPr>
        <w:t>p</w:t>
      </w:r>
      <w:r w:rsidR="00997C71">
        <w:rPr>
          <w:rFonts w:ascii="Times New Roman" w:hAnsi="Times New Roman" w:cs="Times New Roman"/>
          <w:sz w:val="24"/>
          <w:szCs w:val="24"/>
        </w:rPr>
        <w:t xml:space="preserve"> &lt; 0.0001). </w:t>
      </w:r>
      <w:r w:rsidR="006121F8">
        <w:rPr>
          <w:rFonts w:ascii="Times New Roman" w:hAnsi="Times New Roman" w:cs="Times New Roman"/>
          <w:sz w:val="24"/>
          <w:szCs w:val="24"/>
        </w:rPr>
        <w:t>The overall gain in milkweed was insensitive to gains expected in linear developed open spaces in urban environs (</w:t>
      </w:r>
      <w:r w:rsidR="006121F8" w:rsidRPr="006121F8">
        <w:rPr>
          <w:rFonts w:ascii="Times New Roman" w:hAnsi="Times New Roman" w:cs="Times New Roman"/>
          <w:i/>
          <w:sz w:val="24"/>
          <w:szCs w:val="24"/>
        </w:rPr>
        <w:t xml:space="preserve">t </w:t>
      </w:r>
      <w:r w:rsidR="006121F8">
        <w:rPr>
          <w:rFonts w:ascii="Times New Roman" w:hAnsi="Times New Roman" w:cs="Times New Roman"/>
          <w:sz w:val="24"/>
          <w:szCs w:val="24"/>
        </w:rPr>
        <w:t>= -0.</w:t>
      </w:r>
      <w:r w:rsidR="005D1B13">
        <w:rPr>
          <w:rFonts w:ascii="Times New Roman" w:hAnsi="Times New Roman" w:cs="Times New Roman"/>
          <w:sz w:val="24"/>
          <w:szCs w:val="24"/>
        </w:rPr>
        <w:t>6</w:t>
      </w:r>
      <w:r w:rsidR="006121F8">
        <w:rPr>
          <w:rFonts w:ascii="Times New Roman" w:hAnsi="Times New Roman" w:cs="Times New Roman"/>
          <w:sz w:val="24"/>
          <w:szCs w:val="24"/>
        </w:rPr>
        <w:t xml:space="preserve">, </w:t>
      </w:r>
      <w:r w:rsidR="006121F8" w:rsidRPr="006121F8">
        <w:rPr>
          <w:rFonts w:ascii="Times New Roman" w:hAnsi="Times New Roman" w:cs="Times New Roman"/>
          <w:i/>
          <w:sz w:val="24"/>
          <w:szCs w:val="24"/>
        </w:rPr>
        <w:t>p</w:t>
      </w:r>
      <w:r w:rsidR="006121F8">
        <w:rPr>
          <w:rFonts w:ascii="Times New Roman" w:hAnsi="Times New Roman" w:cs="Times New Roman"/>
          <w:sz w:val="24"/>
          <w:szCs w:val="24"/>
        </w:rPr>
        <w:t xml:space="preserve"> = 0.</w:t>
      </w:r>
      <w:r w:rsidR="005D1B13">
        <w:rPr>
          <w:rFonts w:ascii="Times New Roman" w:hAnsi="Times New Roman" w:cs="Times New Roman"/>
          <w:sz w:val="24"/>
          <w:szCs w:val="24"/>
        </w:rPr>
        <w:t>58</w:t>
      </w:r>
      <w:r w:rsidR="006121F8">
        <w:rPr>
          <w:rFonts w:ascii="Times New Roman" w:hAnsi="Times New Roman" w:cs="Times New Roman"/>
          <w:sz w:val="24"/>
          <w:szCs w:val="24"/>
        </w:rPr>
        <w:t>) and</w:t>
      </w:r>
      <w:r w:rsidR="005D1B13">
        <w:rPr>
          <w:rFonts w:ascii="Times New Roman" w:hAnsi="Times New Roman" w:cs="Times New Roman"/>
          <w:sz w:val="24"/>
          <w:szCs w:val="24"/>
        </w:rPr>
        <w:t xml:space="preserve"> only marginally sensitive to gains in</w:t>
      </w:r>
      <w:r w:rsidR="006121F8">
        <w:rPr>
          <w:rFonts w:ascii="Times New Roman" w:hAnsi="Times New Roman" w:cs="Times New Roman"/>
          <w:sz w:val="24"/>
          <w:szCs w:val="24"/>
        </w:rPr>
        <w:t xml:space="preserve"> railroad rights of way (</w:t>
      </w:r>
      <w:r w:rsidR="006121F8" w:rsidRPr="006121F8">
        <w:rPr>
          <w:rFonts w:ascii="Times New Roman" w:hAnsi="Times New Roman" w:cs="Times New Roman"/>
          <w:i/>
          <w:sz w:val="24"/>
          <w:szCs w:val="24"/>
        </w:rPr>
        <w:t>t</w:t>
      </w:r>
      <w:r w:rsidR="006121F8">
        <w:rPr>
          <w:rFonts w:ascii="Times New Roman" w:hAnsi="Times New Roman" w:cs="Times New Roman"/>
          <w:sz w:val="24"/>
          <w:szCs w:val="24"/>
        </w:rPr>
        <w:t xml:space="preserve"> = </w:t>
      </w:r>
      <w:r w:rsidR="005D1B13">
        <w:rPr>
          <w:rFonts w:ascii="Times New Roman" w:hAnsi="Times New Roman" w:cs="Times New Roman"/>
          <w:sz w:val="24"/>
          <w:szCs w:val="24"/>
        </w:rPr>
        <w:t>1.92</w:t>
      </w:r>
      <w:r w:rsidR="006121F8">
        <w:rPr>
          <w:rFonts w:ascii="Times New Roman" w:hAnsi="Times New Roman" w:cs="Times New Roman"/>
          <w:sz w:val="24"/>
          <w:szCs w:val="24"/>
        </w:rPr>
        <w:t xml:space="preserve">, </w:t>
      </w:r>
      <w:r w:rsidR="006121F8" w:rsidRPr="006121F8">
        <w:rPr>
          <w:rFonts w:ascii="Times New Roman" w:hAnsi="Times New Roman" w:cs="Times New Roman"/>
          <w:i/>
          <w:sz w:val="24"/>
          <w:szCs w:val="24"/>
        </w:rPr>
        <w:t>p</w:t>
      </w:r>
      <w:r w:rsidR="006121F8">
        <w:rPr>
          <w:rFonts w:ascii="Times New Roman" w:hAnsi="Times New Roman" w:cs="Times New Roman"/>
          <w:sz w:val="24"/>
          <w:szCs w:val="24"/>
        </w:rPr>
        <w:t xml:space="preserve"> = 0.</w:t>
      </w:r>
      <w:r w:rsidR="005D1B13">
        <w:rPr>
          <w:rFonts w:ascii="Times New Roman" w:hAnsi="Times New Roman" w:cs="Times New Roman"/>
          <w:sz w:val="24"/>
          <w:szCs w:val="24"/>
        </w:rPr>
        <w:t>06</w:t>
      </w:r>
      <w:r w:rsidR="006121F8">
        <w:rPr>
          <w:rFonts w:ascii="Times New Roman" w:hAnsi="Times New Roman" w:cs="Times New Roman"/>
          <w:sz w:val="24"/>
          <w:szCs w:val="24"/>
        </w:rPr>
        <w:t xml:space="preserve">). </w:t>
      </w:r>
      <w:r>
        <w:rPr>
          <w:rFonts w:ascii="Times New Roman" w:hAnsi="Times New Roman" w:cs="Times New Roman"/>
          <w:sz w:val="24"/>
          <w:szCs w:val="24"/>
        </w:rPr>
        <w:t>These sensitivities reflect interaction of the biological potential of a land use to support milkweed amendment with the footprint of the land use; thus, m</w:t>
      </w:r>
      <w:r w:rsidR="006121F8">
        <w:rPr>
          <w:rFonts w:ascii="Times New Roman" w:hAnsi="Times New Roman" w:cs="Times New Roman"/>
          <w:sz w:val="24"/>
          <w:szCs w:val="24"/>
        </w:rPr>
        <w:t xml:space="preserve">ilkweed gains in </w:t>
      </w:r>
      <w:r w:rsidR="006121F8">
        <w:rPr>
          <w:rFonts w:ascii="Times New Roman" w:hAnsi="Times New Roman" w:cs="Times New Roman"/>
          <w:sz w:val="24"/>
          <w:szCs w:val="24"/>
        </w:rPr>
        <w:lastRenderedPageBreak/>
        <w:t>productive corn and soy</w:t>
      </w:r>
      <w:r>
        <w:rPr>
          <w:rFonts w:ascii="Times New Roman" w:hAnsi="Times New Roman" w:cs="Times New Roman"/>
          <w:sz w:val="24"/>
          <w:szCs w:val="24"/>
        </w:rPr>
        <w:t xml:space="preserve">, with its large footprint but small biological potential outside of organic corn, </w:t>
      </w:r>
      <w:r w:rsidR="006121F8">
        <w:rPr>
          <w:rFonts w:ascii="Times New Roman" w:hAnsi="Times New Roman" w:cs="Times New Roman"/>
          <w:sz w:val="24"/>
          <w:szCs w:val="24"/>
        </w:rPr>
        <w:t>was roughly equivalent to gains</w:t>
      </w:r>
      <w:r>
        <w:rPr>
          <w:rFonts w:ascii="Times New Roman" w:hAnsi="Times New Roman" w:cs="Times New Roman"/>
          <w:sz w:val="24"/>
          <w:szCs w:val="24"/>
        </w:rPr>
        <w:t xml:space="preserve"> expected</w:t>
      </w:r>
      <w:r w:rsidR="006121F8">
        <w:rPr>
          <w:rFonts w:ascii="Times New Roman" w:hAnsi="Times New Roman" w:cs="Times New Roman"/>
          <w:sz w:val="24"/>
          <w:szCs w:val="24"/>
        </w:rPr>
        <w:t xml:space="preserve"> in transmission line rights of way</w:t>
      </w:r>
      <w:r>
        <w:rPr>
          <w:rFonts w:ascii="Times New Roman" w:hAnsi="Times New Roman" w:cs="Times New Roman"/>
          <w:sz w:val="24"/>
          <w:szCs w:val="24"/>
        </w:rPr>
        <w:t xml:space="preserve"> where the biological potential was equivalent to roadsides but </w:t>
      </w:r>
      <w:r w:rsidR="000B3136">
        <w:rPr>
          <w:rFonts w:ascii="Times New Roman" w:hAnsi="Times New Roman" w:cs="Times New Roman"/>
          <w:sz w:val="24"/>
          <w:szCs w:val="24"/>
        </w:rPr>
        <w:t xml:space="preserve">operating </w:t>
      </w:r>
      <w:r>
        <w:rPr>
          <w:rFonts w:ascii="Times New Roman" w:hAnsi="Times New Roman" w:cs="Times New Roman"/>
          <w:sz w:val="24"/>
          <w:szCs w:val="24"/>
        </w:rPr>
        <w:t>over a considerably smaller footprint</w:t>
      </w:r>
      <w:r w:rsidR="005D1B13">
        <w:rPr>
          <w:rFonts w:ascii="Times New Roman" w:hAnsi="Times New Roman" w:cs="Times New Roman"/>
          <w:sz w:val="24"/>
          <w:szCs w:val="24"/>
        </w:rPr>
        <w:t xml:space="preserve"> (</w:t>
      </w:r>
      <w:r w:rsidR="005D1B13" w:rsidRPr="005D1B13">
        <w:rPr>
          <w:rFonts w:ascii="Times New Roman" w:hAnsi="Times New Roman" w:cs="Times New Roman"/>
          <w:i/>
          <w:sz w:val="24"/>
          <w:szCs w:val="24"/>
        </w:rPr>
        <w:t>t</w:t>
      </w:r>
      <w:r w:rsidR="005D1B13">
        <w:rPr>
          <w:rFonts w:ascii="Times New Roman" w:hAnsi="Times New Roman" w:cs="Times New Roman"/>
          <w:sz w:val="24"/>
          <w:szCs w:val="24"/>
        </w:rPr>
        <w:t xml:space="preserve">’s ≈ 4.8, </w:t>
      </w:r>
      <w:r w:rsidR="005D1B13" w:rsidRPr="005D1B13">
        <w:rPr>
          <w:rFonts w:ascii="Times New Roman" w:hAnsi="Times New Roman" w:cs="Times New Roman"/>
          <w:i/>
          <w:sz w:val="24"/>
          <w:szCs w:val="24"/>
        </w:rPr>
        <w:t>p</w:t>
      </w:r>
      <w:r w:rsidR="005D1B13">
        <w:rPr>
          <w:rFonts w:ascii="Times New Roman" w:hAnsi="Times New Roman" w:cs="Times New Roman"/>
          <w:sz w:val="24"/>
          <w:szCs w:val="24"/>
        </w:rPr>
        <w:t>’s &lt; 0.0001).</w:t>
      </w:r>
      <w:r>
        <w:rPr>
          <w:rFonts w:ascii="Times New Roman" w:hAnsi="Times New Roman" w:cs="Times New Roman"/>
          <w:sz w:val="24"/>
          <w:szCs w:val="24"/>
        </w:rPr>
        <w:t xml:space="preserve"> </w:t>
      </w:r>
    </w:p>
    <w:p w14:paraId="39A2BA90" w14:textId="77777777" w:rsidR="000C1136" w:rsidRPr="00A737D0" w:rsidRDefault="000C1136" w:rsidP="00ED6049">
      <w:pPr>
        <w:spacing w:before="240" w:line="480" w:lineRule="auto"/>
        <w:ind w:firstLine="720"/>
        <w:rPr>
          <w:rFonts w:ascii="Times New Roman" w:hAnsi="Times New Roman" w:cs="Times New Roman"/>
          <w:sz w:val="24"/>
          <w:szCs w:val="24"/>
        </w:rPr>
      </w:pPr>
    </w:p>
    <w:p w14:paraId="766FE037" w14:textId="6A5F10E3" w:rsidR="00131E1A" w:rsidRPr="00A737D0" w:rsidRDefault="00763044" w:rsidP="00ED6049">
      <w:pPr>
        <w:spacing w:before="240" w:line="480" w:lineRule="auto"/>
        <w:rPr>
          <w:rFonts w:ascii="Times New Roman" w:hAnsi="Times New Roman" w:cs="Times New Roman"/>
          <w:b/>
          <w:sz w:val="24"/>
          <w:szCs w:val="24"/>
        </w:rPr>
      </w:pPr>
      <w:r w:rsidRPr="00A737D0">
        <w:rPr>
          <w:rFonts w:ascii="Times New Roman" w:hAnsi="Times New Roman" w:cs="Times New Roman"/>
          <w:b/>
          <w:sz w:val="24"/>
          <w:szCs w:val="24"/>
        </w:rPr>
        <w:t>Discussion</w:t>
      </w:r>
    </w:p>
    <w:p w14:paraId="6FF5E100" w14:textId="17AF2439" w:rsidR="002770C6" w:rsidRDefault="000B7B5B" w:rsidP="00ED6049">
      <w:pPr>
        <w:spacing w:before="240" w:line="480" w:lineRule="auto"/>
        <w:rPr>
          <w:rFonts w:ascii="Times New Roman" w:hAnsi="Times New Roman" w:cs="Times New Roman"/>
          <w:sz w:val="24"/>
          <w:szCs w:val="24"/>
        </w:rPr>
      </w:pPr>
      <w:r>
        <w:rPr>
          <w:rFonts w:ascii="Times New Roman" w:hAnsi="Times New Roman" w:cs="Times New Roman"/>
          <w:sz w:val="24"/>
          <w:szCs w:val="24"/>
        </w:rPr>
        <w:t xml:space="preserve">Restoring sufficient milkweed to support a 6-ha population goal for monarchs is </w:t>
      </w:r>
      <w:r w:rsidR="008F6DF3">
        <w:rPr>
          <w:rFonts w:ascii="Times New Roman" w:hAnsi="Times New Roman" w:cs="Times New Roman"/>
          <w:sz w:val="24"/>
          <w:szCs w:val="24"/>
        </w:rPr>
        <w:t xml:space="preserve">likely to be </w:t>
      </w:r>
      <w:r>
        <w:rPr>
          <w:rFonts w:ascii="Times New Roman" w:hAnsi="Times New Roman" w:cs="Times New Roman"/>
          <w:sz w:val="24"/>
          <w:szCs w:val="24"/>
        </w:rPr>
        <w:t>an immense task</w:t>
      </w:r>
      <w:r w:rsidR="00222FDD">
        <w:rPr>
          <w:rFonts w:ascii="Times New Roman" w:hAnsi="Times New Roman" w:cs="Times New Roman"/>
          <w:sz w:val="24"/>
          <w:szCs w:val="24"/>
        </w:rPr>
        <w:t xml:space="preserve"> but,</w:t>
      </w:r>
      <w:r>
        <w:rPr>
          <w:rFonts w:ascii="Times New Roman" w:hAnsi="Times New Roman" w:cs="Times New Roman"/>
          <w:sz w:val="24"/>
          <w:szCs w:val="24"/>
        </w:rPr>
        <w:t xml:space="preserve"> when </w:t>
      </w:r>
      <w:r w:rsidR="008F6DF3">
        <w:rPr>
          <w:rFonts w:ascii="Times New Roman" w:hAnsi="Times New Roman" w:cs="Times New Roman"/>
          <w:sz w:val="24"/>
          <w:szCs w:val="24"/>
        </w:rPr>
        <w:t>evaluated by sector</w:t>
      </w:r>
      <w:r w:rsidR="000E4CCD" w:rsidRPr="00A737D0">
        <w:rPr>
          <w:rFonts w:ascii="Times New Roman" w:hAnsi="Times New Roman" w:cs="Times New Roman"/>
          <w:sz w:val="24"/>
          <w:szCs w:val="24"/>
        </w:rPr>
        <w:t>,</w:t>
      </w:r>
      <w:r w:rsidR="00B9778A" w:rsidRPr="00A737D0">
        <w:rPr>
          <w:rFonts w:ascii="Times New Roman" w:hAnsi="Times New Roman" w:cs="Times New Roman"/>
          <w:sz w:val="24"/>
          <w:szCs w:val="24"/>
        </w:rPr>
        <w:t xml:space="preserve"> </w:t>
      </w:r>
      <w:commentRangeStart w:id="46"/>
      <w:r w:rsidR="00AE60F9">
        <w:rPr>
          <w:rFonts w:ascii="Times New Roman" w:hAnsi="Times New Roman" w:cs="Times New Roman"/>
          <w:sz w:val="24"/>
          <w:szCs w:val="24"/>
        </w:rPr>
        <w:t>may be</w:t>
      </w:r>
      <w:r w:rsidR="00B9778A" w:rsidRPr="00A737D0">
        <w:rPr>
          <w:rFonts w:ascii="Times New Roman" w:hAnsi="Times New Roman" w:cs="Times New Roman"/>
          <w:sz w:val="24"/>
          <w:szCs w:val="24"/>
        </w:rPr>
        <w:t xml:space="preserve"> </w:t>
      </w:r>
      <w:commentRangeEnd w:id="46"/>
      <w:r w:rsidR="002770C6">
        <w:rPr>
          <w:rStyle w:val="CommentReference"/>
        </w:rPr>
        <w:commentReference w:id="46"/>
      </w:r>
      <w:r w:rsidR="00B9778A" w:rsidRPr="00A737D0">
        <w:rPr>
          <w:rFonts w:ascii="Times New Roman" w:hAnsi="Times New Roman" w:cs="Times New Roman"/>
          <w:sz w:val="24"/>
          <w:szCs w:val="24"/>
        </w:rPr>
        <w:t xml:space="preserve">attainable. </w:t>
      </w:r>
      <w:r w:rsidR="0003754F" w:rsidRPr="00A737D0">
        <w:rPr>
          <w:rFonts w:ascii="Times New Roman" w:hAnsi="Times New Roman" w:cs="Times New Roman"/>
          <w:sz w:val="24"/>
          <w:szCs w:val="24"/>
        </w:rPr>
        <w:t xml:space="preserve">The contribution of any </w:t>
      </w:r>
      <w:r w:rsidR="00717802">
        <w:rPr>
          <w:rFonts w:ascii="Times New Roman" w:hAnsi="Times New Roman" w:cs="Times New Roman"/>
          <w:sz w:val="24"/>
          <w:szCs w:val="24"/>
        </w:rPr>
        <w:t xml:space="preserve">particular </w:t>
      </w:r>
      <w:r w:rsidR="0003754F" w:rsidRPr="00A737D0">
        <w:rPr>
          <w:rFonts w:ascii="Times New Roman" w:hAnsi="Times New Roman" w:cs="Times New Roman"/>
          <w:sz w:val="24"/>
          <w:szCs w:val="24"/>
        </w:rPr>
        <w:t xml:space="preserve">sector </w:t>
      </w:r>
      <w:r>
        <w:rPr>
          <w:rFonts w:ascii="Times New Roman" w:hAnsi="Times New Roman" w:cs="Times New Roman"/>
          <w:sz w:val="24"/>
          <w:szCs w:val="24"/>
        </w:rPr>
        <w:t>is</w:t>
      </w:r>
      <w:r w:rsidR="0003754F" w:rsidRPr="00A737D0">
        <w:rPr>
          <w:rFonts w:ascii="Times New Roman" w:hAnsi="Times New Roman" w:cs="Times New Roman"/>
          <w:sz w:val="24"/>
          <w:szCs w:val="24"/>
        </w:rPr>
        <w:t xml:space="preserve"> </w:t>
      </w:r>
      <w:r w:rsidR="00792ADE">
        <w:rPr>
          <w:rFonts w:ascii="Times New Roman" w:hAnsi="Times New Roman" w:cs="Times New Roman"/>
          <w:sz w:val="24"/>
          <w:szCs w:val="24"/>
        </w:rPr>
        <w:t>insufficient</w:t>
      </w:r>
      <w:r w:rsidR="0003754F" w:rsidRPr="00A737D0">
        <w:rPr>
          <w:rFonts w:ascii="Times New Roman" w:hAnsi="Times New Roman" w:cs="Times New Roman"/>
          <w:sz w:val="24"/>
          <w:szCs w:val="24"/>
        </w:rPr>
        <w:t xml:space="preserve"> to make substantial</w:t>
      </w:r>
      <w:r w:rsidR="00717802">
        <w:rPr>
          <w:rFonts w:ascii="Times New Roman" w:hAnsi="Times New Roman" w:cs="Times New Roman"/>
          <w:sz w:val="24"/>
          <w:szCs w:val="24"/>
        </w:rPr>
        <w:t xml:space="preserve"> individual</w:t>
      </w:r>
      <w:r w:rsidR="0003754F" w:rsidRPr="00A737D0">
        <w:rPr>
          <w:rFonts w:ascii="Times New Roman" w:hAnsi="Times New Roman" w:cs="Times New Roman"/>
          <w:sz w:val="24"/>
          <w:szCs w:val="24"/>
        </w:rPr>
        <w:t xml:space="preserve"> progress towards the goal</w:t>
      </w:r>
      <w:r w:rsidR="00792ADE">
        <w:rPr>
          <w:rFonts w:ascii="Times New Roman" w:hAnsi="Times New Roman" w:cs="Times New Roman"/>
          <w:sz w:val="24"/>
          <w:szCs w:val="24"/>
        </w:rPr>
        <w:t xml:space="preserve">, </w:t>
      </w:r>
      <w:r w:rsidR="0003754F" w:rsidRPr="00A737D0">
        <w:rPr>
          <w:rFonts w:ascii="Times New Roman" w:hAnsi="Times New Roman" w:cs="Times New Roman"/>
          <w:sz w:val="24"/>
          <w:szCs w:val="24"/>
        </w:rPr>
        <w:t>w</w:t>
      </w:r>
      <w:r w:rsidR="000E4CCD" w:rsidRPr="00A737D0">
        <w:rPr>
          <w:rFonts w:ascii="Times New Roman" w:hAnsi="Times New Roman" w:cs="Times New Roman"/>
          <w:sz w:val="24"/>
          <w:szCs w:val="24"/>
        </w:rPr>
        <w:t>ith the e</w:t>
      </w:r>
      <w:r w:rsidR="00C34BF6" w:rsidRPr="00A737D0">
        <w:rPr>
          <w:rFonts w:ascii="Times New Roman" w:hAnsi="Times New Roman" w:cs="Times New Roman"/>
          <w:sz w:val="24"/>
          <w:szCs w:val="24"/>
        </w:rPr>
        <w:t>xcept</w:t>
      </w:r>
      <w:r w:rsidR="000E4CCD" w:rsidRPr="00A737D0">
        <w:rPr>
          <w:rFonts w:ascii="Times New Roman" w:hAnsi="Times New Roman" w:cs="Times New Roman"/>
          <w:sz w:val="24"/>
          <w:szCs w:val="24"/>
        </w:rPr>
        <w:t xml:space="preserve">ion </w:t>
      </w:r>
      <w:r w:rsidR="0003754F" w:rsidRPr="00A737D0">
        <w:rPr>
          <w:rFonts w:ascii="Times New Roman" w:hAnsi="Times New Roman" w:cs="Times New Roman"/>
          <w:sz w:val="24"/>
          <w:szCs w:val="24"/>
        </w:rPr>
        <w:t xml:space="preserve">of the agricultural scenarios of </w:t>
      </w:r>
      <w:r w:rsidR="00C34BF6" w:rsidRPr="00A737D0">
        <w:rPr>
          <w:rFonts w:ascii="Times New Roman" w:hAnsi="Times New Roman" w:cs="Times New Roman"/>
          <w:sz w:val="24"/>
          <w:szCs w:val="24"/>
        </w:rPr>
        <w:t xml:space="preserve">medium and high </w:t>
      </w:r>
      <w:r w:rsidR="008F6DF3">
        <w:rPr>
          <w:rFonts w:ascii="Times New Roman" w:hAnsi="Times New Roman" w:cs="Times New Roman"/>
          <w:sz w:val="24"/>
          <w:szCs w:val="24"/>
        </w:rPr>
        <w:t xml:space="preserve">conservation adoption </w:t>
      </w:r>
      <w:r w:rsidR="0003754F" w:rsidRPr="00A737D0">
        <w:rPr>
          <w:rFonts w:ascii="Times New Roman" w:hAnsi="Times New Roman" w:cs="Times New Roman"/>
          <w:sz w:val="24"/>
          <w:szCs w:val="24"/>
        </w:rPr>
        <w:t>rates</w:t>
      </w:r>
      <w:ins w:id="47" w:author="Karen S Oberhauser" w:date="2016-12-30T14:15:00Z">
        <w:r w:rsidR="005F5BB2">
          <w:rPr>
            <w:rFonts w:ascii="Times New Roman" w:hAnsi="Times New Roman" w:cs="Times New Roman"/>
            <w:sz w:val="24"/>
            <w:szCs w:val="24"/>
          </w:rPr>
          <w:t xml:space="preserve"> in marginally productive land</w:t>
        </w:r>
      </w:ins>
      <w:r w:rsidR="0003754F" w:rsidRPr="00A737D0">
        <w:rPr>
          <w:rFonts w:ascii="Times New Roman" w:hAnsi="Times New Roman" w:cs="Times New Roman"/>
          <w:sz w:val="24"/>
          <w:szCs w:val="24"/>
        </w:rPr>
        <w:t xml:space="preserve">. </w:t>
      </w:r>
      <w:r w:rsidR="00345BED">
        <w:rPr>
          <w:rFonts w:ascii="Times New Roman" w:hAnsi="Times New Roman" w:cs="Times New Roman"/>
          <w:sz w:val="24"/>
          <w:szCs w:val="24"/>
        </w:rPr>
        <w:t>The multi-sector participation approach</w:t>
      </w:r>
      <w:r w:rsidR="00C34BF6" w:rsidRPr="00A737D0">
        <w:rPr>
          <w:rFonts w:ascii="Times New Roman" w:hAnsi="Times New Roman" w:cs="Times New Roman"/>
          <w:sz w:val="24"/>
          <w:szCs w:val="24"/>
        </w:rPr>
        <w:t xml:space="preserve"> under </w:t>
      </w:r>
      <w:r w:rsidR="003D3428">
        <w:rPr>
          <w:rFonts w:ascii="Times New Roman" w:hAnsi="Times New Roman" w:cs="Times New Roman"/>
          <w:sz w:val="24"/>
          <w:szCs w:val="24"/>
        </w:rPr>
        <w:t xml:space="preserve">the </w:t>
      </w:r>
      <w:r w:rsidR="00C34BF6" w:rsidRPr="00A737D0">
        <w:rPr>
          <w:rFonts w:ascii="Times New Roman" w:hAnsi="Times New Roman" w:cs="Times New Roman"/>
          <w:sz w:val="24"/>
          <w:szCs w:val="24"/>
        </w:rPr>
        <w:t>‘All-Hands-on-D</w:t>
      </w:r>
      <w:r w:rsidR="007E339C" w:rsidRPr="00A737D0">
        <w:rPr>
          <w:rFonts w:ascii="Times New Roman" w:hAnsi="Times New Roman" w:cs="Times New Roman"/>
          <w:sz w:val="24"/>
          <w:szCs w:val="24"/>
        </w:rPr>
        <w:t xml:space="preserve">eck’ </w:t>
      </w:r>
      <w:r w:rsidR="00792C62" w:rsidRPr="00A737D0">
        <w:rPr>
          <w:rFonts w:ascii="Times New Roman" w:hAnsi="Times New Roman" w:cs="Times New Roman"/>
          <w:sz w:val="24"/>
          <w:szCs w:val="24"/>
        </w:rPr>
        <w:t>s</w:t>
      </w:r>
      <w:r w:rsidR="000E4CCD" w:rsidRPr="00A737D0">
        <w:rPr>
          <w:rFonts w:ascii="Times New Roman" w:hAnsi="Times New Roman" w:cs="Times New Roman"/>
          <w:sz w:val="24"/>
          <w:szCs w:val="24"/>
        </w:rPr>
        <w:t>cenario</w:t>
      </w:r>
      <w:r w:rsidR="00DA2F5F">
        <w:rPr>
          <w:rFonts w:ascii="Times New Roman" w:hAnsi="Times New Roman" w:cs="Times New Roman"/>
          <w:sz w:val="24"/>
          <w:szCs w:val="24"/>
        </w:rPr>
        <w:t>s</w:t>
      </w:r>
      <w:r w:rsidR="003D3428">
        <w:rPr>
          <w:rFonts w:ascii="Times New Roman" w:hAnsi="Times New Roman" w:cs="Times New Roman"/>
          <w:sz w:val="24"/>
          <w:szCs w:val="24"/>
        </w:rPr>
        <w:t xml:space="preserve"> </w:t>
      </w:r>
      <w:r w:rsidR="0003754F" w:rsidRPr="00A737D0">
        <w:rPr>
          <w:rFonts w:ascii="Times New Roman" w:hAnsi="Times New Roman" w:cs="Times New Roman"/>
          <w:sz w:val="24"/>
          <w:szCs w:val="24"/>
        </w:rPr>
        <w:t>would</w:t>
      </w:r>
      <w:r>
        <w:rPr>
          <w:rFonts w:ascii="Times New Roman" w:hAnsi="Times New Roman" w:cs="Times New Roman"/>
          <w:sz w:val="24"/>
          <w:szCs w:val="24"/>
        </w:rPr>
        <w:t>, however,</w:t>
      </w:r>
      <w:r w:rsidR="00792C62" w:rsidRPr="00A737D0">
        <w:rPr>
          <w:rFonts w:ascii="Times New Roman" w:hAnsi="Times New Roman" w:cs="Times New Roman"/>
          <w:sz w:val="24"/>
          <w:szCs w:val="24"/>
        </w:rPr>
        <w:t xml:space="preserve"> provide</w:t>
      </w:r>
      <w:r w:rsidR="000E4CCD" w:rsidRPr="00A737D0">
        <w:rPr>
          <w:rFonts w:ascii="Times New Roman" w:hAnsi="Times New Roman" w:cs="Times New Roman"/>
          <w:sz w:val="24"/>
          <w:szCs w:val="24"/>
        </w:rPr>
        <w:t xml:space="preserve"> sufficient</w:t>
      </w:r>
      <w:r w:rsidR="00792C62" w:rsidRPr="00A737D0">
        <w:rPr>
          <w:rFonts w:ascii="Times New Roman" w:hAnsi="Times New Roman" w:cs="Times New Roman"/>
          <w:sz w:val="24"/>
          <w:szCs w:val="24"/>
        </w:rPr>
        <w:t xml:space="preserve"> </w:t>
      </w:r>
      <w:r w:rsidR="008F6DF3">
        <w:rPr>
          <w:rFonts w:ascii="Times New Roman" w:hAnsi="Times New Roman" w:cs="Times New Roman"/>
          <w:sz w:val="24"/>
          <w:szCs w:val="24"/>
        </w:rPr>
        <w:t xml:space="preserve">milkweed </w:t>
      </w:r>
      <w:r w:rsidR="0003754F" w:rsidRPr="00A737D0">
        <w:rPr>
          <w:rFonts w:ascii="Times New Roman" w:hAnsi="Times New Roman" w:cs="Times New Roman"/>
          <w:sz w:val="24"/>
          <w:szCs w:val="24"/>
        </w:rPr>
        <w:t xml:space="preserve">to </w:t>
      </w:r>
      <w:r>
        <w:rPr>
          <w:rFonts w:ascii="Times New Roman" w:hAnsi="Times New Roman" w:cs="Times New Roman"/>
          <w:sz w:val="24"/>
          <w:szCs w:val="24"/>
        </w:rPr>
        <w:t>reach the</w:t>
      </w:r>
      <w:r w:rsidR="0003754F" w:rsidRPr="00A737D0">
        <w:rPr>
          <w:rFonts w:ascii="Times New Roman" w:hAnsi="Times New Roman" w:cs="Times New Roman"/>
          <w:sz w:val="24"/>
          <w:szCs w:val="24"/>
        </w:rPr>
        <w:t xml:space="preserve"> goal</w:t>
      </w:r>
      <w:r w:rsidR="003D3428">
        <w:rPr>
          <w:rFonts w:ascii="Times New Roman" w:hAnsi="Times New Roman" w:cs="Times New Roman"/>
          <w:sz w:val="24"/>
          <w:szCs w:val="24"/>
        </w:rPr>
        <w:t xml:space="preserve">, but </w:t>
      </w:r>
      <w:r w:rsidR="008F6DF3">
        <w:rPr>
          <w:rFonts w:ascii="Times New Roman" w:hAnsi="Times New Roman" w:cs="Times New Roman"/>
          <w:sz w:val="24"/>
          <w:szCs w:val="24"/>
        </w:rPr>
        <w:t>would depend on</w:t>
      </w:r>
      <w:r w:rsidR="003D3428" w:rsidRPr="00A737D0">
        <w:rPr>
          <w:rFonts w:ascii="Times New Roman" w:hAnsi="Times New Roman" w:cs="Times New Roman"/>
          <w:sz w:val="24"/>
          <w:szCs w:val="24"/>
        </w:rPr>
        <w:t xml:space="preserve"> </w:t>
      </w:r>
      <w:r w:rsidR="003D3428">
        <w:rPr>
          <w:rFonts w:ascii="Times New Roman" w:hAnsi="Times New Roman" w:cs="Times New Roman"/>
          <w:sz w:val="24"/>
          <w:szCs w:val="24"/>
        </w:rPr>
        <w:t>half</w:t>
      </w:r>
      <w:r w:rsidR="003D3428" w:rsidRPr="00A737D0">
        <w:rPr>
          <w:rFonts w:ascii="Times New Roman" w:hAnsi="Times New Roman" w:cs="Times New Roman"/>
          <w:sz w:val="24"/>
          <w:szCs w:val="24"/>
        </w:rPr>
        <w:t xml:space="preserve"> of </w:t>
      </w:r>
      <w:r w:rsidR="003D3428">
        <w:rPr>
          <w:rFonts w:ascii="Times New Roman" w:hAnsi="Times New Roman" w:cs="Times New Roman"/>
          <w:sz w:val="24"/>
          <w:szCs w:val="24"/>
        </w:rPr>
        <w:t xml:space="preserve">marginal </w:t>
      </w:r>
      <w:r w:rsidR="003D3428" w:rsidRPr="00A737D0">
        <w:rPr>
          <w:rFonts w:ascii="Times New Roman" w:hAnsi="Times New Roman" w:cs="Times New Roman"/>
          <w:sz w:val="24"/>
          <w:szCs w:val="24"/>
        </w:rPr>
        <w:t xml:space="preserve">agricultural land </w:t>
      </w:r>
      <w:r w:rsidR="008F6DF3">
        <w:rPr>
          <w:rFonts w:ascii="Times New Roman" w:hAnsi="Times New Roman" w:cs="Times New Roman"/>
          <w:sz w:val="24"/>
          <w:szCs w:val="24"/>
        </w:rPr>
        <w:t xml:space="preserve">being </w:t>
      </w:r>
      <w:r w:rsidR="003D3428" w:rsidRPr="00A737D0">
        <w:rPr>
          <w:rFonts w:ascii="Times New Roman" w:hAnsi="Times New Roman" w:cs="Times New Roman"/>
          <w:sz w:val="24"/>
          <w:szCs w:val="24"/>
        </w:rPr>
        <w:t>conver</w:t>
      </w:r>
      <w:r w:rsidR="003D3428">
        <w:rPr>
          <w:rFonts w:ascii="Times New Roman" w:hAnsi="Times New Roman" w:cs="Times New Roman"/>
          <w:sz w:val="24"/>
          <w:szCs w:val="24"/>
        </w:rPr>
        <w:t xml:space="preserve">ted to </w:t>
      </w:r>
      <w:r w:rsidR="00AB4007">
        <w:rPr>
          <w:rFonts w:ascii="Times New Roman" w:hAnsi="Times New Roman" w:cs="Times New Roman"/>
          <w:sz w:val="24"/>
          <w:szCs w:val="24"/>
        </w:rPr>
        <w:t>CRP-like</w:t>
      </w:r>
      <w:r w:rsidR="003D3428">
        <w:rPr>
          <w:rFonts w:ascii="Times New Roman" w:hAnsi="Times New Roman" w:cs="Times New Roman"/>
          <w:sz w:val="24"/>
          <w:szCs w:val="24"/>
        </w:rPr>
        <w:t xml:space="preserve"> habitat</w:t>
      </w:r>
      <w:r w:rsidR="00792C62" w:rsidRPr="00A737D0">
        <w:rPr>
          <w:rFonts w:ascii="Times New Roman" w:hAnsi="Times New Roman" w:cs="Times New Roman"/>
          <w:sz w:val="24"/>
          <w:szCs w:val="24"/>
        </w:rPr>
        <w:t xml:space="preserve">. </w:t>
      </w:r>
      <w:commentRangeStart w:id="48"/>
      <w:del w:id="49" w:author="Hilburger, Steven B." w:date="2017-01-03T16:18:00Z">
        <w:r w:rsidR="002F507B" w:rsidDel="002770C6">
          <w:rPr>
            <w:rFonts w:ascii="Times New Roman" w:hAnsi="Times New Roman" w:cs="Times New Roman"/>
            <w:sz w:val="24"/>
            <w:szCs w:val="24"/>
          </w:rPr>
          <w:delText xml:space="preserve">There is considerable uncertainty in the milkweed needed to sustain the eastern migratory monarch population at its goal, </w:delText>
        </w:r>
        <w:commentRangeEnd w:id="48"/>
        <w:r w:rsidR="002770C6" w:rsidDel="002770C6">
          <w:rPr>
            <w:rStyle w:val="CommentReference"/>
          </w:rPr>
          <w:commentReference w:id="48"/>
        </w:r>
        <w:r w:rsidR="002F507B" w:rsidDel="002770C6">
          <w:rPr>
            <w:rFonts w:ascii="Times New Roman" w:hAnsi="Times New Roman" w:cs="Times New Roman"/>
            <w:sz w:val="24"/>
            <w:szCs w:val="24"/>
          </w:rPr>
          <w:delText xml:space="preserve">but it </w:delText>
        </w:r>
      </w:del>
      <w:ins w:id="50" w:author="Hilburger, Steven B." w:date="2017-01-03T16:18:00Z">
        <w:r w:rsidR="002770C6">
          <w:rPr>
            <w:rFonts w:ascii="Times New Roman" w:hAnsi="Times New Roman" w:cs="Times New Roman"/>
            <w:sz w:val="24"/>
            <w:szCs w:val="24"/>
          </w:rPr>
          <w:t xml:space="preserve">It </w:t>
        </w:r>
      </w:ins>
      <w:r w:rsidR="002F507B">
        <w:rPr>
          <w:rFonts w:ascii="Times New Roman" w:hAnsi="Times New Roman" w:cs="Times New Roman"/>
          <w:sz w:val="24"/>
          <w:szCs w:val="24"/>
        </w:rPr>
        <w:t xml:space="preserve">appears that, without this substantial contribution from the agricultural sector, the opportunities for milkweed restoration are simply insufficient to reach the goal. </w:t>
      </w:r>
      <w:r w:rsidR="00DA2F5F">
        <w:rPr>
          <w:rFonts w:ascii="Times New Roman" w:hAnsi="Times New Roman" w:cs="Times New Roman"/>
          <w:sz w:val="24"/>
          <w:szCs w:val="24"/>
        </w:rPr>
        <w:t>This result</w:t>
      </w:r>
      <w:r w:rsidR="00792C62" w:rsidRPr="00A737D0">
        <w:rPr>
          <w:rFonts w:ascii="Times New Roman" w:hAnsi="Times New Roman" w:cs="Times New Roman"/>
          <w:sz w:val="24"/>
          <w:szCs w:val="24"/>
        </w:rPr>
        <w:t xml:space="preserve"> </w:t>
      </w:r>
      <w:r w:rsidR="0003754F" w:rsidRPr="00A737D0">
        <w:rPr>
          <w:rFonts w:ascii="Times New Roman" w:hAnsi="Times New Roman" w:cs="Times New Roman"/>
          <w:sz w:val="24"/>
          <w:szCs w:val="24"/>
        </w:rPr>
        <w:t>is</w:t>
      </w:r>
      <w:r w:rsidR="00792C62" w:rsidRPr="00A737D0">
        <w:rPr>
          <w:rFonts w:ascii="Times New Roman" w:hAnsi="Times New Roman" w:cs="Times New Roman"/>
          <w:sz w:val="24"/>
          <w:szCs w:val="24"/>
        </w:rPr>
        <w:t xml:space="preserve"> driven </w:t>
      </w:r>
      <w:r w:rsidR="00A31778">
        <w:rPr>
          <w:rFonts w:ascii="Times New Roman" w:hAnsi="Times New Roman" w:cs="Times New Roman"/>
          <w:sz w:val="24"/>
          <w:szCs w:val="24"/>
        </w:rPr>
        <w:t>principally</w:t>
      </w:r>
      <w:r w:rsidR="0003754F" w:rsidRPr="00A737D0">
        <w:rPr>
          <w:rFonts w:ascii="Times New Roman" w:hAnsi="Times New Roman" w:cs="Times New Roman"/>
          <w:sz w:val="24"/>
          <w:szCs w:val="24"/>
        </w:rPr>
        <w:t xml:space="preserve"> </w:t>
      </w:r>
      <w:r w:rsidR="00792C62" w:rsidRPr="00A737D0">
        <w:rPr>
          <w:rFonts w:ascii="Times New Roman" w:hAnsi="Times New Roman" w:cs="Times New Roman"/>
          <w:sz w:val="24"/>
          <w:szCs w:val="24"/>
        </w:rPr>
        <w:t>by the footprint of each sector. The agricultural sector is the largest by area in the region (365,359 km</w:t>
      </w:r>
      <w:r w:rsidR="00792C62" w:rsidRPr="00A737D0">
        <w:rPr>
          <w:rFonts w:ascii="Times New Roman" w:hAnsi="Times New Roman" w:cs="Times New Roman"/>
          <w:sz w:val="24"/>
          <w:szCs w:val="24"/>
          <w:vertAlign w:val="superscript"/>
        </w:rPr>
        <w:t>2</w:t>
      </w:r>
      <w:r w:rsidR="00792C62" w:rsidRPr="00A737D0">
        <w:rPr>
          <w:rFonts w:ascii="Times New Roman" w:hAnsi="Times New Roman" w:cs="Times New Roman"/>
          <w:sz w:val="24"/>
          <w:szCs w:val="24"/>
        </w:rPr>
        <w:t xml:space="preserve"> in corn and soy, </w:t>
      </w:r>
      <w:r w:rsidR="00DA2F5F">
        <w:rPr>
          <w:rFonts w:ascii="Times New Roman" w:hAnsi="Times New Roman" w:cs="Times New Roman"/>
          <w:sz w:val="24"/>
          <w:szCs w:val="24"/>
        </w:rPr>
        <w:t>29,397</w:t>
      </w:r>
      <w:r w:rsidR="00792C62" w:rsidRPr="00A737D0">
        <w:rPr>
          <w:rFonts w:ascii="Times New Roman" w:hAnsi="Times New Roman" w:cs="Times New Roman"/>
          <w:sz w:val="24"/>
          <w:szCs w:val="24"/>
        </w:rPr>
        <w:t xml:space="preserve"> km</w:t>
      </w:r>
      <w:r w:rsidR="00792C62" w:rsidRPr="00A737D0">
        <w:rPr>
          <w:rFonts w:ascii="Times New Roman" w:hAnsi="Times New Roman" w:cs="Times New Roman"/>
          <w:sz w:val="24"/>
          <w:szCs w:val="24"/>
          <w:vertAlign w:val="superscript"/>
        </w:rPr>
        <w:t>2</w:t>
      </w:r>
      <w:r w:rsidR="00792C62" w:rsidRPr="00A737D0">
        <w:rPr>
          <w:rFonts w:ascii="Times New Roman" w:hAnsi="Times New Roman" w:cs="Times New Roman"/>
          <w:sz w:val="24"/>
          <w:szCs w:val="24"/>
        </w:rPr>
        <w:t xml:space="preserve"> in other cropping practices), followed fa</w:t>
      </w:r>
      <w:r w:rsidR="003D3428">
        <w:rPr>
          <w:rFonts w:ascii="Times New Roman" w:hAnsi="Times New Roman" w:cs="Times New Roman"/>
          <w:sz w:val="24"/>
          <w:szCs w:val="24"/>
        </w:rPr>
        <w:t xml:space="preserve">r behind by </w:t>
      </w:r>
      <w:r w:rsidR="00356D26" w:rsidRPr="00356D26">
        <w:rPr>
          <w:rFonts w:ascii="Times New Roman" w:hAnsi="Times New Roman" w:cs="Times New Roman"/>
          <w:sz w:val="24"/>
          <w:szCs w:val="24"/>
        </w:rPr>
        <w:t>land in urban and suburban areas (45,313 km</w:t>
      </w:r>
      <w:r w:rsidR="00356D26" w:rsidRPr="00356D26">
        <w:rPr>
          <w:rFonts w:ascii="Times New Roman" w:hAnsi="Times New Roman" w:cs="Times New Roman"/>
          <w:sz w:val="24"/>
          <w:szCs w:val="24"/>
          <w:vertAlign w:val="superscript"/>
        </w:rPr>
        <w:t>2</w:t>
      </w:r>
      <w:r w:rsidR="00356D26" w:rsidRPr="00356D26">
        <w:rPr>
          <w:rFonts w:ascii="Times New Roman" w:hAnsi="Times New Roman" w:cs="Times New Roman"/>
          <w:sz w:val="24"/>
          <w:szCs w:val="24"/>
        </w:rPr>
        <w:t>)</w:t>
      </w:r>
      <w:r w:rsidR="00356D26">
        <w:rPr>
          <w:rFonts w:ascii="Times New Roman" w:hAnsi="Times New Roman" w:cs="Times New Roman"/>
          <w:sz w:val="24"/>
          <w:szCs w:val="24"/>
        </w:rPr>
        <w:t xml:space="preserve">, </w:t>
      </w:r>
      <w:r w:rsidR="00356D26" w:rsidRPr="00A737D0">
        <w:rPr>
          <w:rFonts w:ascii="Times New Roman" w:hAnsi="Times New Roman" w:cs="Times New Roman"/>
          <w:sz w:val="24"/>
          <w:szCs w:val="24"/>
        </w:rPr>
        <w:t>lands along rights-of-way (43,148 km</w:t>
      </w:r>
      <w:r w:rsidR="00356D26" w:rsidRPr="00A737D0">
        <w:rPr>
          <w:rFonts w:ascii="Times New Roman" w:hAnsi="Times New Roman" w:cs="Times New Roman"/>
          <w:sz w:val="24"/>
          <w:szCs w:val="24"/>
          <w:vertAlign w:val="superscript"/>
        </w:rPr>
        <w:t>2</w:t>
      </w:r>
      <w:r w:rsidR="00356D26" w:rsidRPr="00A737D0">
        <w:rPr>
          <w:rFonts w:ascii="Times New Roman" w:hAnsi="Times New Roman" w:cs="Times New Roman"/>
          <w:sz w:val="24"/>
          <w:szCs w:val="24"/>
        </w:rPr>
        <w:t xml:space="preserve">), lands enrolled in </w:t>
      </w:r>
      <w:r w:rsidR="00356D26">
        <w:rPr>
          <w:rFonts w:ascii="Times New Roman" w:hAnsi="Times New Roman" w:cs="Times New Roman"/>
          <w:sz w:val="24"/>
          <w:szCs w:val="24"/>
        </w:rPr>
        <w:t>CRP</w:t>
      </w:r>
      <w:r w:rsidR="00356D26" w:rsidRPr="00A737D0">
        <w:rPr>
          <w:rFonts w:ascii="Times New Roman" w:hAnsi="Times New Roman" w:cs="Times New Roman"/>
          <w:sz w:val="24"/>
          <w:szCs w:val="24"/>
        </w:rPr>
        <w:t xml:space="preserve"> (15,535 km</w:t>
      </w:r>
      <w:r w:rsidR="00356D26" w:rsidRPr="00A737D0">
        <w:rPr>
          <w:rFonts w:ascii="Times New Roman" w:hAnsi="Times New Roman" w:cs="Times New Roman"/>
          <w:sz w:val="24"/>
          <w:szCs w:val="24"/>
          <w:vertAlign w:val="superscript"/>
        </w:rPr>
        <w:t>2</w:t>
      </w:r>
      <w:r w:rsidR="00356D26" w:rsidRPr="00A737D0">
        <w:rPr>
          <w:rFonts w:ascii="Times New Roman" w:hAnsi="Times New Roman" w:cs="Times New Roman"/>
          <w:sz w:val="24"/>
          <w:szCs w:val="24"/>
        </w:rPr>
        <w:t xml:space="preserve">), </w:t>
      </w:r>
      <w:r w:rsidR="00356D26">
        <w:rPr>
          <w:rFonts w:ascii="Times New Roman" w:hAnsi="Times New Roman" w:cs="Times New Roman"/>
          <w:sz w:val="24"/>
          <w:szCs w:val="24"/>
        </w:rPr>
        <w:t xml:space="preserve">and </w:t>
      </w:r>
      <w:r w:rsidR="003D3428">
        <w:rPr>
          <w:rFonts w:ascii="Times New Roman" w:hAnsi="Times New Roman" w:cs="Times New Roman"/>
          <w:sz w:val="24"/>
          <w:szCs w:val="24"/>
        </w:rPr>
        <w:t>protected grassland</w:t>
      </w:r>
      <w:r w:rsidR="00792C62" w:rsidRPr="00A737D0">
        <w:rPr>
          <w:rFonts w:ascii="Times New Roman" w:hAnsi="Times New Roman" w:cs="Times New Roman"/>
          <w:sz w:val="24"/>
          <w:szCs w:val="24"/>
        </w:rPr>
        <w:t xml:space="preserve"> areas of mixed herbaceous perennial vegetation (8,804 km</w:t>
      </w:r>
      <w:r w:rsidR="00792C62" w:rsidRPr="00A737D0">
        <w:rPr>
          <w:rFonts w:ascii="Times New Roman" w:hAnsi="Times New Roman" w:cs="Times New Roman"/>
          <w:sz w:val="24"/>
          <w:szCs w:val="24"/>
          <w:vertAlign w:val="superscript"/>
        </w:rPr>
        <w:t>2</w:t>
      </w:r>
      <w:r w:rsidR="00356D26">
        <w:rPr>
          <w:rFonts w:ascii="Times New Roman" w:hAnsi="Times New Roman" w:cs="Times New Roman"/>
          <w:sz w:val="24"/>
          <w:szCs w:val="24"/>
        </w:rPr>
        <w:t>)</w:t>
      </w:r>
      <w:r w:rsidR="00792C62" w:rsidRPr="00A737D0">
        <w:rPr>
          <w:rFonts w:ascii="Times New Roman" w:hAnsi="Times New Roman" w:cs="Times New Roman"/>
          <w:sz w:val="24"/>
          <w:szCs w:val="24"/>
        </w:rPr>
        <w:t xml:space="preserve">. </w:t>
      </w:r>
      <w:r w:rsidR="00425D3F" w:rsidRPr="00425D3F">
        <w:rPr>
          <w:rFonts w:ascii="Times New Roman" w:hAnsi="Times New Roman" w:cs="Times New Roman"/>
          <w:sz w:val="24"/>
          <w:szCs w:val="24"/>
        </w:rPr>
        <w:t>In total, the</w:t>
      </w:r>
      <w:r w:rsidR="00425D3F">
        <w:rPr>
          <w:rFonts w:ascii="Times New Roman" w:hAnsi="Times New Roman" w:cs="Times New Roman"/>
          <w:sz w:val="24"/>
          <w:szCs w:val="24"/>
        </w:rPr>
        <w:t xml:space="preserve"> </w:t>
      </w:r>
      <w:r w:rsidR="00425D3F" w:rsidRPr="00425D3F">
        <w:rPr>
          <w:rFonts w:ascii="Times New Roman" w:hAnsi="Times New Roman" w:cs="Times New Roman"/>
          <w:sz w:val="24"/>
          <w:szCs w:val="24"/>
        </w:rPr>
        <w:t xml:space="preserve">non-agricultural sectors combined could provide </w:t>
      </w:r>
      <w:r w:rsidR="00E520D7">
        <w:rPr>
          <w:rFonts w:ascii="Times New Roman" w:hAnsi="Times New Roman" w:cs="Times New Roman"/>
          <w:sz w:val="24"/>
          <w:szCs w:val="24"/>
        </w:rPr>
        <w:t xml:space="preserve">up to </w:t>
      </w:r>
      <w:r w:rsidR="00425D3F" w:rsidRPr="00425D3F">
        <w:rPr>
          <w:rFonts w:ascii="Times New Roman" w:hAnsi="Times New Roman" w:cs="Times New Roman"/>
          <w:sz w:val="24"/>
          <w:szCs w:val="24"/>
        </w:rPr>
        <w:t xml:space="preserve">800 million additional stems of milkweed, </w:t>
      </w:r>
      <w:r w:rsidR="002F507B">
        <w:rPr>
          <w:rFonts w:ascii="Times New Roman" w:hAnsi="Times New Roman" w:cs="Times New Roman"/>
          <w:sz w:val="24"/>
          <w:szCs w:val="24"/>
        </w:rPr>
        <w:t>&gt;</w:t>
      </w:r>
      <w:r w:rsidR="00566ADC">
        <w:rPr>
          <w:rFonts w:ascii="Times New Roman" w:hAnsi="Times New Roman" w:cs="Times New Roman"/>
          <w:sz w:val="24"/>
          <w:szCs w:val="24"/>
        </w:rPr>
        <w:t>5</w:t>
      </w:r>
      <w:r w:rsidR="00425D3F" w:rsidRPr="00425D3F">
        <w:rPr>
          <w:rFonts w:ascii="Times New Roman" w:hAnsi="Times New Roman" w:cs="Times New Roman"/>
          <w:sz w:val="24"/>
          <w:szCs w:val="24"/>
        </w:rPr>
        <w:t>00 million stems short of what is necessary to support the 6-ha goal</w:t>
      </w:r>
      <w:r w:rsidR="00356D26">
        <w:rPr>
          <w:rFonts w:ascii="Times New Roman" w:hAnsi="Times New Roman" w:cs="Times New Roman"/>
          <w:sz w:val="24"/>
          <w:szCs w:val="24"/>
        </w:rPr>
        <w:t xml:space="preserve">, </w:t>
      </w:r>
      <w:r w:rsidR="00356D26">
        <w:rPr>
          <w:rFonts w:ascii="Times New Roman" w:hAnsi="Times New Roman" w:cs="Times New Roman"/>
          <w:sz w:val="24"/>
          <w:szCs w:val="24"/>
        </w:rPr>
        <w:lastRenderedPageBreak/>
        <w:t>prompting the need for possible modification or conversion of marginal agricultural land, or changes in agricultural practices that may allow persistence of milkweed.</w:t>
      </w:r>
    </w:p>
    <w:p w14:paraId="151CC32B" w14:textId="1DA9C91B" w:rsidR="00F832CD" w:rsidRDefault="00F832CD" w:rsidP="00F832CD">
      <w:pPr>
        <w:spacing w:before="240" w:line="480" w:lineRule="auto"/>
        <w:rPr>
          <w:rFonts w:ascii="Times New Roman" w:hAnsi="Times New Roman" w:cs="Times New Roman"/>
          <w:sz w:val="24"/>
          <w:szCs w:val="24"/>
        </w:rPr>
      </w:pPr>
      <w:r>
        <w:rPr>
          <w:rFonts w:ascii="Times New Roman" w:hAnsi="Times New Roman" w:cs="Times New Roman"/>
          <w:sz w:val="24"/>
          <w:szCs w:val="24"/>
        </w:rPr>
        <w:t xml:space="preserve">There are, however, considerable sources of uncertainty in the amount of milkweed needed to attain the 6-ha population goal. For instance, the relationship between monarchs and milkweed is known imprecisely; based upon Pleasants (2016), the 6-ha goal is known within ±300 million milkweed stems. Further, variability in milkweed density among sectors and across the region is largely unknown. Recently, Kasten </w:t>
      </w:r>
      <w:del w:id="51" w:author="Hilburger, Steven B." w:date="2017-01-03T15:15:00Z">
        <w:r w:rsidDel="006B557E">
          <w:rPr>
            <w:rFonts w:ascii="Times New Roman" w:hAnsi="Times New Roman" w:cs="Times New Roman"/>
            <w:sz w:val="24"/>
            <w:szCs w:val="24"/>
          </w:rPr>
          <w:delText>et al.</w:delText>
        </w:r>
      </w:del>
      <w:ins w:id="52" w:author="Hilburger, Steven B." w:date="2017-01-03T15:15:00Z">
        <w:r w:rsidR="006B557E" w:rsidRPr="006B557E">
          <w:rPr>
            <w:rFonts w:ascii="Times New Roman" w:hAnsi="Times New Roman" w:cs="Times New Roman"/>
            <w:i/>
            <w:sz w:val="24"/>
            <w:szCs w:val="24"/>
          </w:rPr>
          <w:t>et al.</w:t>
        </w:r>
      </w:ins>
      <w:r>
        <w:rPr>
          <w:rFonts w:ascii="Times New Roman" w:hAnsi="Times New Roman" w:cs="Times New Roman"/>
          <w:sz w:val="24"/>
          <w:szCs w:val="24"/>
        </w:rPr>
        <w:t xml:space="preserve"> (2016) described mean and variation in milkweed density along Upper Midwestern U.S. roadsides; this study suggested our expert-based estimates may have been only two-thirds of the actual amount, which could translate to an additional 265 million milkweed stems over the region. Our expert estimates of milkweed density in urban and suburban areas (excluding natural areas), however, seem reasonable based upon early analyses of data from the </w:t>
      </w:r>
      <w:r w:rsidRPr="00A737D0">
        <w:rPr>
          <w:rFonts w:ascii="Times New Roman" w:hAnsi="Times New Roman" w:cs="Times New Roman"/>
          <w:sz w:val="24"/>
          <w:szCs w:val="24"/>
        </w:rPr>
        <w:t>Ecological Places</w:t>
      </w:r>
      <w:r>
        <w:rPr>
          <w:rFonts w:ascii="Times New Roman" w:hAnsi="Times New Roman" w:cs="Times New Roman"/>
          <w:sz w:val="24"/>
          <w:szCs w:val="24"/>
        </w:rPr>
        <w:t xml:space="preserve"> in Cities project (K. Voorhies, U.S. Fish and Wildlife Service, personal communication). Clearly, given the role milkweed density has in addressing whether target attainment is possible, additional information on sector-specific milkweed density is essential. Probably the largest source of uncertainty, however, relates to sector-specific adoption rates; voluntary participation in conservation action is influenced by a slew of factors which are only partly understood (e.g., Nelson </w:t>
      </w:r>
      <w:del w:id="53" w:author="Hilburger, Steven B." w:date="2017-01-03T15:15:00Z">
        <w:r w:rsidDel="006B557E">
          <w:rPr>
            <w:rFonts w:ascii="Times New Roman" w:hAnsi="Times New Roman" w:cs="Times New Roman"/>
            <w:sz w:val="24"/>
            <w:szCs w:val="24"/>
          </w:rPr>
          <w:delText>et al.</w:delText>
        </w:r>
      </w:del>
      <w:ins w:id="54" w:author="Hilburger, Steven B." w:date="2017-01-03T15:15:00Z">
        <w:r w:rsidR="006B557E" w:rsidRPr="006B557E">
          <w:rPr>
            <w:rFonts w:ascii="Times New Roman" w:hAnsi="Times New Roman" w:cs="Times New Roman"/>
            <w:i/>
            <w:sz w:val="24"/>
            <w:szCs w:val="24"/>
          </w:rPr>
          <w:t>et al.</w:t>
        </w:r>
      </w:ins>
      <w:r>
        <w:rPr>
          <w:rFonts w:ascii="Times New Roman" w:hAnsi="Times New Roman" w:cs="Times New Roman"/>
          <w:sz w:val="24"/>
          <w:szCs w:val="24"/>
        </w:rPr>
        <w:t xml:space="preserve"> 2007, Reimer and Prokopy 2013, Diffendorfer </w:t>
      </w:r>
      <w:del w:id="55" w:author="Hilburger, Steven B." w:date="2017-01-03T15:15:00Z">
        <w:r w:rsidDel="006B557E">
          <w:rPr>
            <w:rFonts w:ascii="Times New Roman" w:hAnsi="Times New Roman" w:cs="Times New Roman"/>
            <w:sz w:val="24"/>
            <w:szCs w:val="24"/>
          </w:rPr>
          <w:delText>et al.</w:delText>
        </w:r>
      </w:del>
      <w:ins w:id="56" w:author="Hilburger, Steven B." w:date="2017-01-03T15:15:00Z">
        <w:r w:rsidR="006B557E" w:rsidRPr="006B557E">
          <w:rPr>
            <w:rFonts w:ascii="Times New Roman" w:hAnsi="Times New Roman" w:cs="Times New Roman"/>
            <w:i/>
            <w:sz w:val="24"/>
            <w:szCs w:val="24"/>
          </w:rPr>
          <w:t>et al.</w:t>
        </w:r>
      </w:ins>
      <w:r>
        <w:rPr>
          <w:rFonts w:ascii="Times New Roman" w:hAnsi="Times New Roman" w:cs="Times New Roman"/>
          <w:sz w:val="24"/>
          <w:szCs w:val="24"/>
        </w:rPr>
        <w:t xml:space="preserve"> 2014). Given the footprint of agriculture in the Midwestern U.S., understanding the socioeconomic constraints to the adoption of conservation practices in this sector seems clear.</w:t>
      </w:r>
    </w:p>
    <w:p w14:paraId="03D6EA53" w14:textId="4BB4F70D" w:rsidR="0084373D" w:rsidRDefault="0084373D" w:rsidP="00ED6049">
      <w:pPr>
        <w:spacing w:before="240" w:line="480" w:lineRule="auto"/>
        <w:rPr>
          <w:rFonts w:ascii="Times New Roman" w:hAnsi="Times New Roman" w:cs="Times New Roman"/>
          <w:sz w:val="24"/>
          <w:szCs w:val="24"/>
        </w:rPr>
      </w:pPr>
      <w:r w:rsidRPr="00A737D0">
        <w:rPr>
          <w:rFonts w:ascii="Times New Roman" w:hAnsi="Times New Roman" w:cs="Times New Roman"/>
          <w:sz w:val="24"/>
          <w:szCs w:val="24"/>
        </w:rPr>
        <w:t xml:space="preserve">Various </w:t>
      </w:r>
      <w:r w:rsidR="008F6DF3">
        <w:rPr>
          <w:rFonts w:ascii="Times New Roman" w:hAnsi="Times New Roman" w:cs="Times New Roman"/>
          <w:sz w:val="24"/>
          <w:szCs w:val="24"/>
        </w:rPr>
        <w:t>sectors</w:t>
      </w:r>
      <w:r w:rsidRPr="00A737D0">
        <w:rPr>
          <w:rFonts w:ascii="Times New Roman" w:hAnsi="Times New Roman" w:cs="Times New Roman"/>
          <w:sz w:val="24"/>
          <w:szCs w:val="24"/>
        </w:rPr>
        <w:t xml:space="preserve"> of society are responding to </w:t>
      </w:r>
      <w:r w:rsidR="00CB0EAA">
        <w:rPr>
          <w:rFonts w:ascii="Times New Roman" w:hAnsi="Times New Roman" w:cs="Times New Roman"/>
          <w:sz w:val="24"/>
          <w:szCs w:val="24"/>
        </w:rPr>
        <w:t>the U.S. President</w:t>
      </w:r>
      <w:r w:rsidRPr="00A737D0">
        <w:rPr>
          <w:rFonts w:ascii="Times New Roman" w:hAnsi="Times New Roman" w:cs="Times New Roman"/>
          <w:sz w:val="24"/>
          <w:szCs w:val="24"/>
        </w:rPr>
        <w:t xml:space="preserve">’s call for </w:t>
      </w:r>
      <w:r w:rsidR="00D43B34">
        <w:rPr>
          <w:rFonts w:ascii="Times New Roman" w:hAnsi="Times New Roman" w:cs="Times New Roman"/>
          <w:sz w:val="24"/>
          <w:szCs w:val="24"/>
        </w:rPr>
        <w:t>action</w:t>
      </w:r>
      <w:r w:rsidRPr="00A737D0">
        <w:rPr>
          <w:rFonts w:ascii="Times New Roman" w:hAnsi="Times New Roman" w:cs="Times New Roman"/>
          <w:sz w:val="24"/>
          <w:szCs w:val="24"/>
        </w:rPr>
        <w:t xml:space="preserve"> in </w:t>
      </w:r>
      <w:r w:rsidR="00F832CD">
        <w:rPr>
          <w:rFonts w:ascii="Times New Roman" w:hAnsi="Times New Roman" w:cs="Times New Roman"/>
          <w:sz w:val="24"/>
          <w:szCs w:val="24"/>
        </w:rPr>
        <w:t xml:space="preserve">support of </w:t>
      </w:r>
      <w:r w:rsidRPr="00A737D0">
        <w:rPr>
          <w:rFonts w:ascii="Times New Roman" w:hAnsi="Times New Roman" w:cs="Times New Roman"/>
          <w:sz w:val="24"/>
          <w:szCs w:val="24"/>
        </w:rPr>
        <w:t xml:space="preserve">monarchs and other pollinators. </w:t>
      </w:r>
      <w:r w:rsidR="000B7B5B">
        <w:rPr>
          <w:rFonts w:ascii="Times New Roman" w:hAnsi="Times New Roman" w:cs="Times New Roman"/>
          <w:sz w:val="24"/>
          <w:szCs w:val="24"/>
        </w:rPr>
        <w:t>I</w:t>
      </w:r>
      <w:r w:rsidRPr="00A737D0">
        <w:rPr>
          <w:rFonts w:ascii="Times New Roman" w:hAnsi="Times New Roman" w:cs="Times New Roman"/>
          <w:sz w:val="24"/>
          <w:szCs w:val="24"/>
        </w:rPr>
        <w:t xml:space="preserve">n cities and towns, </w:t>
      </w:r>
      <w:r w:rsidR="000B7B5B">
        <w:rPr>
          <w:rFonts w:ascii="Times New Roman" w:hAnsi="Times New Roman" w:cs="Times New Roman"/>
          <w:sz w:val="24"/>
          <w:szCs w:val="24"/>
        </w:rPr>
        <w:t>for instance, programs such as</w:t>
      </w:r>
      <w:r w:rsidRPr="00A737D0">
        <w:rPr>
          <w:rFonts w:ascii="Times New Roman" w:hAnsi="Times New Roman" w:cs="Times New Roman"/>
          <w:sz w:val="24"/>
          <w:szCs w:val="24"/>
        </w:rPr>
        <w:t xml:space="preserve"> </w:t>
      </w:r>
      <w:r w:rsidR="00950E1E">
        <w:rPr>
          <w:rFonts w:ascii="Times New Roman" w:hAnsi="Times New Roman" w:cs="Times New Roman"/>
          <w:sz w:val="24"/>
          <w:szCs w:val="24"/>
        </w:rPr>
        <w:t>Milkweeds for Monarchs</w:t>
      </w:r>
      <w:r w:rsidRPr="00A737D0">
        <w:rPr>
          <w:rFonts w:ascii="Times New Roman" w:hAnsi="Times New Roman" w:cs="Times New Roman"/>
          <w:sz w:val="24"/>
          <w:szCs w:val="24"/>
        </w:rPr>
        <w:t xml:space="preserve"> </w:t>
      </w:r>
      <w:r w:rsidR="00B16985">
        <w:rPr>
          <w:rFonts w:ascii="Times New Roman" w:hAnsi="Times New Roman" w:cs="Times New Roman"/>
          <w:sz w:val="24"/>
          <w:szCs w:val="24"/>
        </w:rPr>
        <w:t>(EPIC</w:t>
      </w:r>
      <w:r w:rsidR="00665DB0">
        <w:rPr>
          <w:rFonts w:ascii="Times New Roman" w:hAnsi="Times New Roman" w:cs="Times New Roman"/>
          <w:sz w:val="24"/>
          <w:szCs w:val="24"/>
        </w:rPr>
        <w:t xml:space="preserve"> 2016), </w:t>
      </w:r>
      <w:r w:rsidRPr="00A737D0">
        <w:rPr>
          <w:rFonts w:ascii="Times New Roman" w:hAnsi="Times New Roman" w:cs="Times New Roman"/>
          <w:sz w:val="24"/>
          <w:szCs w:val="24"/>
        </w:rPr>
        <w:t xml:space="preserve">Monarch Waystation </w:t>
      </w:r>
      <w:r w:rsidR="00CB0EAA">
        <w:rPr>
          <w:rFonts w:ascii="Times New Roman" w:hAnsi="Times New Roman" w:cs="Times New Roman"/>
          <w:sz w:val="24"/>
          <w:szCs w:val="24"/>
        </w:rPr>
        <w:t>(</w:t>
      </w:r>
      <w:r w:rsidR="00B16985">
        <w:rPr>
          <w:rFonts w:ascii="Times New Roman" w:hAnsi="Times New Roman" w:cs="Times New Roman"/>
          <w:sz w:val="24"/>
          <w:szCs w:val="24"/>
        </w:rPr>
        <w:t xml:space="preserve">Landis </w:t>
      </w:r>
      <w:commentRangeStart w:id="57"/>
      <w:r w:rsidR="00B16985">
        <w:rPr>
          <w:rFonts w:ascii="Times New Roman" w:hAnsi="Times New Roman" w:cs="Times New Roman"/>
          <w:sz w:val="24"/>
          <w:szCs w:val="24"/>
        </w:rPr>
        <w:t>2014</w:t>
      </w:r>
      <w:commentRangeEnd w:id="57"/>
      <w:r w:rsidR="004D44E7">
        <w:rPr>
          <w:rStyle w:val="CommentReference"/>
        </w:rPr>
        <w:commentReference w:id="57"/>
      </w:r>
      <w:r w:rsidR="00CB0EAA">
        <w:rPr>
          <w:rFonts w:ascii="Times New Roman" w:hAnsi="Times New Roman" w:cs="Times New Roman"/>
          <w:sz w:val="24"/>
          <w:szCs w:val="24"/>
        </w:rPr>
        <w:t>)</w:t>
      </w:r>
      <w:r>
        <w:rPr>
          <w:rFonts w:ascii="Times New Roman" w:hAnsi="Times New Roman" w:cs="Times New Roman"/>
          <w:sz w:val="24"/>
          <w:szCs w:val="24"/>
        </w:rPr>
        <w:t>,</w:t>
      </w:r>
      <w:r w:rsidRPr="00A737D0">
        <w:rPr>
          <w:rFonts w:ascii="Times New Roman" w:hAnsi="Times New Roman" w:cs="Times New Roman"/>
          <w:sz w:val="24"/>
          <w:szCs w:val="24"/>
        </w:rPr>
        <w:t xml:space="preserve"> </w:t>
      </w:r>
      <w:r w:rsidR="00356D26">
        <w:rPr>
          <w:rFonts w:ascii="Times New Roman" w:hAnsi="Times New Roman" w:cs="Times New Roman"/>
          <w:sz w:val="24"/>
          <w:szCs w:val="24"/>
        </w:rPr>
        <w:t xml:space="preserve">Million Pollinator Garden </w:t>
      </w:r>
      <w:r w:rsidR="00356D26">
        <w:rPr>
          <w:rFonts w:ascii="Times New Roman" w:hAnsi="Times New Roman" w:cs="Times New Roman"/>
          <w:sz w:val="24"/>
          <w:szCs w:val="24"/>
        </w:rPr>
        <w:lastRenderedPageBreak/>
        <w:t>Challenge (</w:t>
      </w:r>
      <w:r w:rsidR="00356D26" w:rsidRPr="00356D26">
        <w:rPr>
          <w:rFonts w:ascii="Times New Roman" w:hAnsi="Times New Roman" w:cs="Times New Roman"/>
          <w:sz w:val="24"/>
          <w:szCs w:val="24"/>
        </w:rPr>
        <w:t>National Pollinator Garden Network</w:t>
      </w:r>
      <w:r w:rsidR="00356D26">
        <w:rPr>
          <w:rFonts w:ascii="Times New Roman" w:hAnsi="Times New Roman" w:cs="Times New Roman"/>
          <w:sz w:val="24"/>
          <w:szCs w:val="24"/>
        </w:rPr>
        <w:t xml:space="preserve"> 2015), </w:t>
      </w:r>
      <w:r w:rsidR="00CB0EAA">
        <w:rPr>
          <w:rFonts w:ascii="Times New Roman" w:hAnsi="Times New Roman" w:cs="Times New Roman"/>
          <w:sz w:val="24"/>
          <w:szCs w:val="24"/>
        </w:rPr>
        <w:t>and the Mayor’s Monarch Pledge (</w:t>
      </w:r>
      <w:r w:rsidR="00B16985">
        <w:rPr>
          <w:rFonts w:ascii="Times New Roman" w:hAnsi="Times New Roman" w:cs="Times New Roman"/>
          <w:sz w:val="24"/>
          <w:szCs w:val="24"/>
        </w:rPr>
        <w:t>NWF</w:t>
      </w:r>
      <w:r w:rsidR="00CB0EAA">
        <w:rPr>
          <w:rFonts w:ascii="Times New Roman" w:hAnsi="Times New Roman" w:cs="Times New Roman"/>
          <w:sz w:val="24"/>
          <w:szCs w:val="24"/>
        </w:rPr>
        <w:t xml:space="preserve"> 2016)</w:t>
      </w:r>
      <w:r w:rsidR="000B7B5B">
        <w:rPr>
          <w:rFonts w:ascii="Times New Roman" w:hAnsi="Times New Roman" w:cs="Times New Roman"/>
          <w:sz w:val="24"/>
          <w:szCs w:val="24"/>
        </w:rPr>
        <w:t xml:space="preserve"> are underway</w:t>
      </w:r>
      <w:r w:rsidRPr="00A737D0">
        <w:rPr>
          <w:rFonts w:ascii="Times New Roman" w:hAnsi="Times New Roman" w:cs="Times New Roman"/>
          <w:sz w:val="24"/>
          <w:szCs w:val="24"/>
        </w:rPr>
        <w:t xml:space="preserve">. </w:t>
      </w:r>
      <w:r w:rsidR="00B16985">
        <w:rPr>
          <w:rFonts w:ascii="Times New Roman" w:hAnsi="Times New Roman" w:cs="Times New Roman"/>
          <w:sz w:val="24"/>
          <w:szCs w:val="24"/>
        </w:rPr>
        <w:t>T</w:t>
      </w:r>
      <w:r w:rsidRPr="00A737D0">
        <w:rPr>
          <w:rFonts w:ascii="Times New Roman" w:hAnsi="Times New Roman" w:cs="Times New Roman"/>
          <w:sz w:val="24"/>
          <w:szCs w:val="24"/>
        </w:rPr>
        <w:t>he Rights-of-Way as Habitat Working Group</w:t>
      </w:r>
      <w:r w:rsidR="00CB0EAA">
        <w:rPr>
          <w:rFonts w:ascii="Times New Roman" w:hAnsi="Times New Roman" w:cs="Times New Roman"/>
          <w:sz w:val="24"/>
          <w:szCs w:val="24"/>
        </w:rPr>
        <w:t xml:space="preserve"> (</w:t>
      </w:r>
      <w:r w:rsidR="00B16985">
        <w:rPr>
          <w:rFonts w:ascii="Times New Roman" w:hAnsi="Times New Roman" w:cs="Times New Roman"/>
          <w:sz w:val="24"/>
          <w:szCs w:val="24"/>
        </w:rPr>
        <w:t>ERC</w:t>
      </w:r>
      <w:r w:rsidR="00CB0EAA">
        <w:rPr>
          <w:rFonts w:ascii="Times New Roman" w:hAnsi="Times New Roman" w:cs="Times New Roman"/>
          <w:sz w:val="24"/>
          <w:szCs w:val="24"/>
        </w:rPr>
        <w:t xml:space="preserve"> 2016)</w:t>
      </w:r>
      <w:r w:rsidRPr="00A737D0">
        <w:rPr>
          <w:rFonts w:ascii="Times New Roman" w:hAnsi="Times New Roman" w:cs="Times New Roman"/>
          <w:sz w:val="24"/>
          <w:szCs w:val="24"/>
        </w:rPr>
        <w:t xml:space="preserve"> has convened the relevant management authorities, including state departments of transportation and energy companies</w:t>
      </w:r>
      <w:r w:rsidR="00CB0EAA">
        <w:rPr>
          <w:rFonts w:ascii="Times New Roman" w:hAnsi="Times New Roman" w:cs="Times New Roman"/>
          <w:sz w:val="24"/>
          <w:szCs w:val="24"/>
        </w:rPr>
        <w:t>,</w:t>
      </w:r>
      <w:r w:rsidRPr="00A737D0">
        <w:rPr>
          <w:rFonts w:ascii="Times New Roman" w:hAnsi="Times New Roman" w:cs="Times New Roman"/>
          <w:sz w:val="24"/>
          <w:szCs w:val="24"/>
        </w:rPr>
        <w:t xml:space="preserve"> to develop and share best management practices </w:t>
      </w:r>
      <w:r w:rsidR="00CB0EAA">
        <w:rPr>
          <w:rFonts w:ascii="Times New Roman" w:hAnsi="Times New Roman" w:cs="Times New Roman"/>
          <w:sz w:val="24"/>
          <w:szCs w:val="24"/>
        </w:rPr>
        <w:t xml:space="preserve">capable of </w:t>
      </w:r>
      <w:r w:rsidR="00CB0EAA" w:rsidRPr="00A737D0">
        <w:rPr>
          <w:rFonts w:ascii="Times New Roman" w:hAnsi="Times New Roman" w:cs="Times New Roman"/>
          <w:sz w:val="24"/>
          <w:szCs w:val="24"/>
        </w:rPr>
        <w:t>deliverin</w:t>
      </w:r>
      <w:r w:rsidR="000B7B5B">
        <w:rPr>
          <w:rFonts w:ascii="Times New Roman" w:hAnsi="Times New Roman" w:cs="Times New Roman"/>
          <w:sz w:val="24"/>
          <w:szCs w:val="24"/>
        </w:rPr>
        <w:t xml:space="preserve">g milkweed and nectar resources to roadsides, rail sidings, and </w:t>
      </w:r>
      <w:r w:rsidR="00177CF9">
        <w:rPr>
          <w:rFonts w:ascii="Times New Roman" w:hAnsi="Times New Roman" w:cs="Times New Roman"/>
          <w:sz w:val="24"/>
          <w:szCs w:val="24"/>
        </w:rPr>
        <w:t>powerline</w:t>
      </w:r>
      <w:r w:rsidR="000B7B5B">
        <w:rPr>
          <w:rFonts w:ascii="Times New Roman" w:hAnsi="Times New Roman" w:cs="Times New Roman"/>
          <w:sz w:val="24"/>
          <w:szCs w:val="24"/>
        </w:rPr>
        <w:t xml:space="preserve"> corridors </w:t>
      </w:r>
      <w:r w:rsidRPr="00A737D0">
        <w:rPr>
          <w:rFonts w:ascii="Times New Roman" w:hAnsi="Times New Roman" w:cs="Times New Roman"/>
          <w:sz w:val="24"/>
          <w:szCs w:val="24"/>
        </w:rPr>
        <w:t xml:space="preserve">(Hopwood </w:t>
      </w:r>
      <w:r w:rsidRPr="00D43B34">
        <w:rPr>
          <w:rFonts w:ascii="Times New Roman" w:hAnsi="Times New Roman" w:cs="Times New Roman"/>
          <w:i/>
          <w:sz w:val="24"/>
          <w:szCs w:val="24"/>
        </w:rPr>
        <w:t>et al</w:t>
      </w:r>
      <w:r w:rsidRPr="00A737D0">
        <w:rPr>
          <w:rFonts w:ascii="Times New Roman" w:hAnsi="Times New Roman" w:cs="Times New Roman"/>
          <w:sz w:val="24"/>
          <w:szCs w:val="24"/>
        </w:rPr>
        <w:t xml:space="preserve">. 2016). </w:t>
      </w:r>
    </w:p>
    <w:p w14:paraId="1A850655" w14:textId="0AE0D678" w:rsidR="00AD112B" w:rsidRPr="00A737D0" w:rsidRDefault="00950E1E" w:rsidP="00ED6049">
      <w:pPr>
        <w:spacing w:before="240" w:line="480" w:lineRule="auto"/>
        <w:rPr>
          <w:rFonts w:ascii="Times New Roman" w:hAnsi="Times New Roman" w:cs="Times New Roman"/>
          <w:sz w:val="24"/>
          <w:szCs w:val="24"/>
        </w:rPr>
      </w:pPr>
      <w:r>
        <w:rPr>
          <w:rFonts w:ascii="Times New Roman" w:hAnsi="Times New Roman" w:cs="Times New Roman"/>
          <w:sz w:val="24"/>
          <w:szCs w:val="24"/>
        </w:rPr>
        <w:t>G</w:t>
      </w:r>
      <w:r w:rsidR="00AD112B" w:rsidRPr="00AD112B">
        <w:rPr>
          <w:rFonts w:ascii="Times New Roman" w:hAnsi="Times New Roman" w:cs="Times New Roman"/>
          <w:sz w:val="24"/>
          <w:szCs w:val="24"/>
        </w:rPr>
        <w:t>overnments have been quick to act in support o</w:t>
      </w:r>
      <w:r w:rsidR="000B7B5B">
        <w:rPr>
          <w:rFonts w:ascii="Times New Roman" w:hAnsi="Times New Roman" w:cs="Times New Roman"/>
          <w:sz w:val="24"/>
          <w:szCs w:val="24"/>
        </w:rPr>
        <w:t xml:space="preserve">f monarch habitat </w:t>
      </w:r>
      <w:r w:rsidR="00BA0878">
        <w:rPr>
          <w:rFonts w:ascii="Times New Roman" w:hAnsi="Times New Roman" w:cs="Times New Roman"/>
          <w:sz w:val="24"/>
          <w:szCs w:val="24"/>
        </w:rPr>
        <w:t xml:space="preserve">management and </w:t>
      </w:r>
      <w:r w:rsidR="000B7B5B">
        <w:rPr>
          <w:rFonts w:ascii="Times New Roman" w:hAnsi="Times New Roman" w:cs="Times New Roman"/>
          <w:sz w:val="24"/>
          <w:szCs w:val="24"/>
        </w:rPr>
        <w:t xml:space="preserve">restoration. </w:t>
      </w:r>
      <w:r w:rsidR="00AD112B" w:rsidRPr="00AD112B">
        <w:rPr>
          <w:rFonts w:ascii="Times New Roman" w:hAnsi="Times New Roman" w:cs="Times New Roman"/>
          <w:sz w:val="24"/>
          <w:szCs w:val="24"/>
        </w:rPr>
        <w:t>In the year following release of the President’s Pollinator Health Strategy</w:t>
      </w:r>
      <w:r w:rsidR="00356D26">
        <w:rPr>
          <w:rFonts w:ascii="Times New Roman" w:hAnsi="Times New Roman" w:cs="Times New Roman"/>
          <w:sz w:val="24"/>
          <w:szCs w:val="24"/>
        </w:rPr>
        <w:t xml:space="preserve"> (Pollinator Health Task Force </w:t>
      </w:r>
      <w:r w:rsidR="00356D26" w:rsidRPr="00356D26">
        <w:rPr>
          <w:rFonts w:ascii="Times New Roman" w:hAnsi="Times New Roman" w:cs="Times New Roman"/>
          <w:sz w:val="24"/>
          <w:szCs w:val="24"/>
        </w:rPr>
        <w:t>2015)</w:t>
      </w:r>
      <w:r w:rsidR="00AD112B" w:rsidRPr="00AD112B">
        <w:rPr>
          <w:rFonts w:ascii="Times New Roman" w:hAnsi="Times New Roman" w:cs="Times New Roman"/>
          <w:sz w:val="24"/>
          <w:szCs w:val="24"/>
        </w:rPr>
        <w:t>, the USFWS</w:t>
      </w:r>
      <w:r w:rsidR="00D43B34">
        <w:rPr>
          <w:rFonts w:ascii="Times New Roman" w:hAnsi="Times New Roman" w:cs="Times New Roman"/>
          <w:sz w:val="24"/>
          <w:szCs w:val="24"/>
        </w:rPr>
        <w:t>, for example,</w:t>
      </w:r>
      <w:r w:rsidR="00AD112B" w:rsidRPr="00AD112B">
        <w:rPr>
          <w:rFonts w:ascii="Times New Roman" w:hAnsi="Times New Roman" w:cs="Times New Roman"/>
          <w:sz w:val="24"/>
          <w:szCs w:val="24"/>
        </w:rPr>
        <w:t xml:space="preserve"> </w:t>
      </w:r>
      <w:r w:rsidR="000B7B5B">
        <w:rPr>
          <w:rFonts w:ascii="Times New Roman" w:hAnsi="Times New Roman" w:cs="Times New Roman"/>
          <w:sz w:val="24"/>
          <w:szCs w:val="24"/>
        </w:rPr>
        <w:t>took</w:t>
      </w:r>
      <w:r w:rsidR="00AD112B" w:rsidRPr="00AD112B">
        <w:rPr>
          <w:rFonts w:ascii="Times New Roman" w:hAnsi="Times New Roman" w:cs="Times New Roman"/>
          <w:sz w:val="24"/>
          <w:szCs w:val="24"/>
        </w:rPr>
        <w:t xml:space="preserve"> a number of steps to protect monarchs and support creation of monarch</w:t>
      </w:r>
      <w:r w:rsidR="00425D3F">
        <w:rPr>
          <w:rFonts w:ascii="Times New Roman" w:hAnsi="Times New Roman" w:cs="Times New Roman"/>
          <w:sz w:val="24"/>
          <w:szCs w:val="24"/>
        </w:rPr>
        <w:t>-</w:t>
      </w:r>
      <w:r w:rsidR="00AD112B" w:rsidRPr="00AD112B">
        <w:rPr>
          <w:rFonts w:ascii="Times New Roman" w:hAnsi="Times New Roman" w:cs="Times New Roman"/>
          <w:sz w:val="24"/>
          <w:szCs w:val="24"/>
        </w:rPr>
        <w:t xml:space="preserve">friendly habitat, including </w:t>
      </w:r>
      <w:r w:rsidR="00D43B34">
        <w:rPr>
          <w:rFonts w:ascii="Times New Roman" w:hAnsi="Times New Roman" w:cs="Times New Roman"/>
          <w:sz w:val="24"/>
          <w:szCs w:val="24"/>
        </w:rPr>
        <w:t>curtailing use of both</w:t>
      </w:r>
      <w:r w:rsidR="00D43B34" w:rsidRPr="00AD112B">
        <w:rPr>
          <w:rFonts w:ascii="Times New Roman" w:hAnsi="Times New Roman" w:cs="Times New Roman"/>
          <w:sz w:val="24"/>
          <w:szCs w:val="24"/>
        </w:rPr>
        <w:t xml:space="preserve"> neonicotinoid pesticide</w:t>
      </w:r>
      <w:r w:rsidR="00D43B34">
        <w:rPr>
          <w:rFonts w:ascii="Times New Roman" w:hAnsi="Times New Roman" w:cs="Times New Roman"/>
          <w:sz w:val="24"/>
          <w:szCs w:val="24"/>
        </w:rPr>
        <w:t>s</w:t>
      </w:r>
      <w:r w:rsidR="00D43B34" w:rsidRPr="00AD112B">
        <w:rPr>
          <w:rFonts w:ascii="Times New Roman" w:hAnsi="Times New Roman" w:cs="Times New Roman"/>
          <w:sz w:val="24"/>
          <w:szCs w:val="24"/>
        </w:rPr>
        <w:t xml:space="preserve"> </w:t>
      </w:r>
      <w:r w:rsidR="00D43B34">
        <w:rPr>
          <w:rFonts w:ascii="Times New Roman" w:hAnsi="Times New Roman" w:cs="Times New Roman"/>
          <w:sz w:val="24"/>
          <w:szCs w:val="24"/>
        </w:rPr>
        <w:t>and</w:t>
      </w:r>
      <w:r w:rsidR="00D43B34" w:rsidRPr="00AD112B">
        <w:rPr>
          <w:rFonts w:ascii="Times New Roman" w:hAnsi="Times New Roman" w:cs="Times New Roman"/>
          <w:sz w:val="24"/>
          <w:szCs w:val="24"/>
        </w:rPr>
        <w:t xml:space="preserve"> </w:t>
      </w:r>
      <w:r w:rsidR="00AD112B" w:rsidRPr="002637C2">
        <w:rPr>
          <w:rFonts w:ascii="Times New Roman" w:hAnsi="Times New Roman" w:cs="Times New Roman"/>
          <w:noProof/>
          <w:sz w:val="24"/>
          <w:szCs w:val="24"/>
        </w:rPr>
        <w:t>genetically modified</w:t>
      </w:r>
      <w:r w:rsidR="00AD112B" w:rsidRPr="00AD112B">
        <w:rPr>
          <w:rFonts w:ascii="Times New Roman" w:hAnsi="Times New Roman" w:cs="Times New Roman"/>
          <w:sz w:val="24"/>
          <w:szCs w:val="24"/>
        </w:rPr>
        <w:t xml:space="preserve"> crops on National Wildlife Refuge System lands (Kurth 2014)</w:t>
      </w:r>
      <w:r>
        <w:rPr>
          <w:rFonts w:ascii="Times New Roman" w:hAnsi="Times New Roman" w:cs="Times New Roman"/>
          <w:sz w:val="24"/>
          <w:szCs w:val="24"/>
        </w:rPr>
        <w:t>,</w:t>
      </w:r>
      <w:r w:rsidR="00AD112B" w:rsidRPr="00AD112B">
        <w:rPr>
          <w:rFonts w:ascii="Times New Roman" w:hAnsi="Times New Roman" w:cs="Times New Roman"/>
          <w:sz w:val="24"/>
          <w:szCs w:val="24"/>
        </w:rPr>
        <w:t xml:space="preserve"> creating or restor</w:t>
      </w:r>
      <w:r w:rsidR="00AD112B">
        <w:rPr>
          <w:rFonts w:ascii="Times New Roman" w:hAnsi="Times New Roman" w:cs="Times New Roman"/>
          <w:sz w:val="24"/>
          <w:szCs w:val="24"/>
        </w:rPr>
        <w:t>ing</w:t>
      </w:r>
      <w:r w:rsidR="00AD112B" w:rsidRPr="00AD112B">
        <w:rPr>
          <w:rFonts w:ascii="Times New Roman" w:hAnsi="Times New Roman" w:cs="Times New Roman"/>
          <w:sz w:val="24"/>
          <w:szCs w:val="24"/>
        </w:rPr>
        <w:t xml:space="preserve"> nearly 113,000 hectares on </w:t>
      </w:r>
      <w:r w:rsidR="00142A43">
        <w:rPr>
          <w:rFonts w:ascii="Times New Roman" w:hAnsi="Times New Roman" w:cs="Times New Roman"/>
          <w:sz w:val="24"/>
          <w:szCs w:val="24"/>
        </w:rPr>
        <w:t>USFWS</w:t>
      </w:r>
      <w:r w:rsidR="00AD112B" w:rsidRPr="00AD112B">
        <w:rPr>
          <w:rFonts w:ascii="Times New Roman" w:hAnsi="Times New Roman" w:cs="Times New Roman"/>
          <w:sz w:val="24"/>
          <w:szCs w:val="24"/>
        </w:rPr>
        <w:t xml:space="preserve"> and private lands (</w:t>
      </w:r>
      <w:r>
        <w:rPr>
          <w:rFonts w:ascii="Times New Roman" w:hAnsi="Times New Roman" w:cs="Times New Roman"/>
          <w:sz w:val="24"/>
          <w:szCs w:val="24"/>
        </w:rPr>
        <w:t xml:space="preserve">Monarch Headquarters Team 2016), and </w:t>
      </w:r>
      <w:r w:rsidR="00AD112B" w:rsidRPr="00AD112B">
        <w:rPr>
          <w:rFonts w:ascii="Times New Roman" w:hAnsi="Times New Roman" w:cs="Times New Roman"/>
          <w:sz w:val="24"/>
          <w:szCs w:val="24"/>
        </w:rPr>
        <w:t>distribut</w:t>
      </w:r>
      <w:r>
        <w:rPr>
          <w:rFonts w:ascii="Times New Roman" w:hAnsi="Times New Roman" w:cs="Times New Roman"/>
          <w:sz w:val="24"/>
          <w:szCs w:val="24"/>
        </w:rPr>
        <w:t>ing</w:t>
      </w:r>
      <w:r w:rsidR="00AD112B" w:rsidRPr="00AD112B">
        <w:rPr>
          <w:rFonts w:ascii="Times New Roman" w:hAnsi="Times New Roman" w:cs="Times New Roman"/>
          <w:sz w:val="24"/>
          <w:szCs w:val="24"/>
        </w:rPr>
        <w:t xml:space="preserve"> pollinator guidance for grassland management activities</w:t>
      </w:r>
      <w:r w:rsidR="000B7B5B">
        <w:rPr>
          <w:rFonts w:ascii="Times New Roman" w:hAnsi="Times New Roman" w:cs="Times New Roman"/>
          <w:sz w:val="24"/>
          <w:szCs w:val="24"/>
        </w:rPr>
        <w:t xml:space="preserve"> </w:t>
      </w:r>
      <w:r w:rsidR="00AD112B" w:rsidRPr="00AD112B">
        <w:rPr>
          <w:rFonts w:ascii="Times New Roman" w:hAnsi="Times New Roman" w:cs="Times New Roman"/>
          <w:sz w:val="24"/>
          <w:szCs w:val="24"/>
        </w:rPr>
        <w:t>(U</w:t>
      </w:r>
      <w:r>
        <w:rPr>
          <w:rFonts w:ascii="Times New Roman" w:hAnsi="Times New Roman" w:cs="Times New Roman"/>
          <w:sz w:val="24"/>
          <w:szCs w:val="24"/>
        </w:rPr>
        <w:t>SFWS</w:t>
      </w:r>
      <w:r w:rsidR="00AD112B" w:rsidRPr="00AD112B">
        <w:rPr>
          <w:rFonts w:ascii="Times New Roman" w:hAnsi="Times New Roman" w:cs="Times New Roman"/>
          <w:sz w:val="24"/>
          <w:szCs w:val="24"/>
        </w:rPr>
        <w:t xml:space="preserve"> 2015). </w:t>
      </w:r>
    </w:p>
    <w:p w14:paraId="48D1F8D7" w14:textId="7435B70D" w:rsidR="008F6DF3" w:rsidRDefault="00DD7CDA" w:rsidP="00ED6049">
      <w:pPr>
        <w:spacing w:before="240" w:line="480" w:lineRule="auto"/>
        <w:rPr>
          <w:rFonts w:ascii="Times New Roman" w:hAnsi="Times New Roman" w:cs="Times New Roman"/>
          <w:sz w:val="24"/>
          <w:szCs w:val="24"/>
        </w:rPr>
      </w:pPr>
      <w:r>
        <w:rPr>
          <w:rFonts w:ascii="Times New Roman" w:hAnsi="Times New Roman" w:cs="Times New Roman"/>
          <w:sz w:val="24"/>
          <w:szCs w:val="24"/>
        </w:rPr>
        <w:t>Because of the large footprint of agriculture,</w:t>
      </w:r>
      <w:r w:rsidR="003D3428">
        <w:rPr>
          <w:rFonts w:ascii="Times New Roman" w:hAnsi="Times New Roman" w:cs="Times New Roman"/>
          <w:sz w:val="24"/>
          <w:szCs w:val="24"/>
        </w:rPr>
        <w:t xml:space="preserve"> however,</w:t>
      </w:r>
      <w:r>
        <w:rPr>
          <w:rFonts w:ascii="Times New Roman" w:hAnsi="Times New Roman" w:cs="Times New Roman"/>
          <w:sz w:val="24"/>
          <w:szCs w:val="24"/>
        </w:rPr>
        <w:t xml:space="preserve"> </w:t>
      </w:r>
      <w:r w:rsidR="000B7B5B">
        <w:rPr>
          <w:rFonts w:ascii="Times New Roman" w:hAnsi="Times New Roman" w:cs="Times New Roman"/>
          <w:sz w:val="24"/>
          <w:szCs w:val="24"/>
        </w:rPr>
        <w:t>this</w:t>
      </w:r>
      <w:r w:rsidR="00050213" w:rsidRPr="00A737D0">
        <w:rPr>
          <w:rFonts w:ascii="Times New Roman" w:hAnsi="Times New Roman" w:cs="Times New Roman"/>
          <w:sz w:val="24"/>
          <w:szCs w:val="24"/>
        </w:rPr>
        <w:t xml:space="preserve"> sector</w:t>
      </w:r>
      <w:r w:rsidR="007653BB" w:rsidRPr="00A737D0">
        <w:rPr>
          <w:rFonts w:ascii="Times New Roman" w:hAnsi="Times New Roman" w:cs="Times New Roman"/>
          <w:sz w:val="24"/>
          <w:szCs w:val="24"/>
        </w:rPr>
        <w:t xml:space="preserve"> will clearly need </w:t>
      </w:r>
      <w:r>
        <w:rPr>
          <w:rFonts w:ascii="Times New Roman" w:hAnsi="Times New Roman" w:cs="Times New Roman"/>
          <w:sz w:val="24"/>
          <w:szCs w:val="24"/>
        </w:rPr>
        <w:t>substantive</w:t>
      </w:r>
      <w:r w:rsidR="00050213" w:rsidRPr="00A737D0">
        <w:rPr>
          <w:rFonts w:ascii="Times New Roman" w:hAnsi="Times New Roman" w:cs="Times New Roman"/>
          <w:sz w:val="24"/>
          <w:szCs w:val="24"/>
        </w:rPr>
        <w:t xml:space="preserve"> involv</w:t>
      </w:r>
      <w:r w:rsidR="00DA2F5F">
        <w:rPr>
          <w:rFonts w:ascii="Times New Roman" w:hAnsi="Times New Roman" w:cs="Times New Roman"/>
          <w:sz w:val="24"/>
          <w:szCs w:val="24"/>
        </w:rPr>
        <w:t>ement</w:t>
      </w:r>
      <w:r w:rsidR="00050213" w:rsidRPr="00A737D0">
        <w:rPr>
          <w:rFonts w:ascii="Times New Roman" w:hAnsi="Times New Roman" w:cs="Times New Roman"/>
          <w:sz w:val="24"/>
          <w:szCs w:val="24"/>
        </w:rPr>
        <w:t xml:space="preserve"> in</w:t>
      </w:r>
      <w:r w:rsidR="007653BB" w:rsidRPr="00A737D0">
        <w:rPr>
          <w:rFonts w:ascii="Times New Roman" w:hAnsi="Times New Roman" w:cs="Times New Roman"/>
          <w:sz w:val="24"/>
          <w:szCs w:val="24"/>
        </w:rPr>
        <w:t xml:space="preserve"> monarch habitat restoration in the Midwest</w:t>
      </w:r>
      <w:r w:rsidR="000B7B5B">
        <w:rPr>
          <w:rFonts w:ascii="Times New Roman" w:hAnsi="Times New Roman" w:cs="Times New Roman"/>
          <w:sz w:val="24"/>
          <w:szCs w:val="24"/>
        </w:rPr>
        <w:t xml:space="preserve"> to reach th</w:t>
      </w:r>
      <w:r w:rsidR="00425D3F">
        <w:rPr>
          <w:rFonts w:ascii="Times New Roman" w:hAnsi="Times New Roman" w:cs="Times New Roman"/>
          <w:sz w:val="24"/>
          <w:szCs w:val="24"/>
        </w:rPr>
        <w:t>e</w:t>
      </w:r>
      <w:r w:rsidR="000B7B5B">
        <w:rPr>
          <w:rFonts w:ascii="Times New Roman" w:hAnsi="Times New Roman" w:cs="Times New Roman"/>
          <w:sz w:val="24"/>
          <w:szCs w:val="24"/>
        </w:rPr>
        <w:t xml:space="preserve"> 6-ha goal</w:t>
      </w:r>
      <w:r w:rsidR="007653BB" w:rsidRPr="00A737D0">
        <w:rPr>
          <w:rFonts w:ascii="Times New Roman" w:hAnsi="Times New Roman" w:cs="Times New Roman"/>
          <w:sz w:val="24"/>
          <w:szCs w:val="24"/>
        </w:rPr>
        <w:t>.</w:t>
      </w:r>
      <w:r w:rsidR="00730D6A" w:rsidRPr="00A737D0">
        <w:rPr>
          <w:rFonts w:ascii="Times New Roman" w:hAnsi="Times New Roman" w:cs="Times New Roman"/>
          <w:sz w:val="24"/>
          <w:szCs w:val="24"/>
        </w:rPr>
        <w:t xml:space="preserve"> </w:t>
      </w:r>
      <w:r w:rsidR="00717802" w:rsidRPr="00A737D0">
        <w:rPr>
          <w:rFonts w:ascii="Times New Roman" w:hAnsi="Times New Roman" w:cs="Times New Roman"/>
          <w:sz w:val="24"/>
          <w:szCs w:val="24"/>
        </w:rPr>
        <w:t xml:space="preserve">Given current agricultural practices and subsidy policies, it is unreasonable to expect </w:t>
      </w:r>
      <w:r w:rsidR="008F6DF3">
        <w:rPr>
          <w:rFonts w:ascii="Times New Roman" w:hAnsi="Times New Roman" w:cs="Times New Roman"/>
          <w:sz w:val="24"/>
          <w:szCs w:val="24"/>
        </w:rPr>
        <w:t xml:space="preserve">that </w:t>
      </w:r>
      <w:r w:rsidR="00717802" w:rsidRPr="00A737D0">
        <w:rPr>
          <w:rFonts w:ascii="Times New Roman" w:hAnsi="Times New Roman" w:cs="Times New Roman"/>
          <w:sz w:val="24"/>
          <w:szCs w:val="24"/>
        </w:rPr>
        <w:t xml:space="preserve">milkweed will ever </w:t>
      </w:r>
      <w:r w:rsidR="00717802">
        <w:rPr>
          <w:rFonts w:ascii="Times New Roman" w:hAnsi="Times New Roman" w:cs="Times New Roman"/>
          <w:sz w:val="24"/>
          <w:szCs w:val="24"/>
        </w:rPr>
        <w:t>be prevalent</w:t>
      </w:r>
      <w:r w:rsidR="00717802" w:rsidRPr="00A737D0">
        <w:rPr>
          <w:rFonts w:ascii="Times New Roman" w:hAnsi="Times New Roman" w:cs="Times New Roman"/>
          <w:sz w:val="24"/>
          <w:szCs w:val="24"/>
        </w:rPr>
        <w:t xml:space="preserve"> in corn and soy fields</w:t>
      </w:r>
      <w:r w:rsidR="00717802">
        <w:rPr>
          <w:rFonts w:ascii="Times New Roman" w:hAnsi="Times New Roman" w:cs="Times New Roman"/>
          <w:sz w:val="24"/>
          <w:szCs w:val="24"/>
        </w:rPr>
        <w:t xml:space="preserve"> at pre-glyphosate levels</w:t>
      </w:r>
      <w:r w:rsidR="00717802" w:rsidRPr="00A737D0">
        <w:rPr>
          <w:rFonts w:ascii="Times New Roman" w:hAnsi="Times New Roman" w:cs="Times New Roman"/>
          <w:sz w:val="24"/>
          <w:szCs w:val="24"/>
        </w:rPr>
        <w:t xml:space="preserve">. </w:t>
      </w:r>
      <w:r w:rsidR="008F6DF3">
        <w:rPr>
          <w:rFonts w:ascii="Times New Roman" w:hAnsi="Times New Roman" w:cs="Times New Roman"/>
          <w:sz w:val="24"/>
          <w:szCs w:val="24"/>
        </w:rPr>
        <w:t>However</w:t>
      </w:r>
      <w:r w:rsidR="00BC73D7" w:rsidRPr="00A737D0">
        <w:rPr>
          <w:rFonts w:ascii="Times New Roman" w:hAnsi="Times New Roman" w:cs="Times New Roman"/>
          <w:sz w:val="24"/>
          <w:szCs w:val="24"/>
        </w:rPr>
        <w:t xml:space="preserve">, </w:t>
      </w:r>
      <w:r w:rsidR="00F05541">
        <w:rPr>
          <w:rFonts w:ascii="Times New Roman" w:hAnsi="Times New Roman" w:cs="Times New Roman"/>
          <w:sz w:val="24"/>
          <w:szCs w:val="24"/>
        </w:rPr>
        <w:t>it may be</w:t>
      </w:r>
      <w:r w:rsidR="00BC73D7" w:rsidRPr="00A737D0">
        <w:rPr>
          <w:rFonts w:ascii="Times New Roman" w:hAnsi="Times New Roman" w:cs="Times New Roman"/>
          <w:sz w:val="24"/>
          <w:szCs w:val="24"/>
        </w:rPr>
        <w:t xml:space="preserve"> possible to establish mixed herbaceous plants in perennial</w:t>
      </w:r>
      <w:r w:rsidR="00974714" w:rsidRPr="00A737D0">
        <w:rPr>
          <w:rFonts w:ascii="Times New Roman" w:hAnsi="Times New Roman" w:cs="Times New Roman"/>
          <w:sz w:val="24"/>
          <w:szCs w:val="24"/>
        </w:rPr>
        <w:t xml:space="preserve"> cover</w:t>
      </w:r>
      <w:r w:rsidR="00BC73D7" w:rsidRPr="00A737D0">
        <w:rPr>
          <w:rFonts w:ascii="Times New Roman" w:hAnsi="Times New Roman" w:cs="Times New Roman"/>
          <w:sz w:val="24"/>
          <w:szCs w:val="24"/>
        </w:rPr>
        <w:t>-crop fields</w:t>
      </w:r>
      <w:r w:rsidR="00425D3F">
        <w:rPr>
          <w:rFonts w:ascii="Times New Roman" w:hAnsi="Times New Roman" w:cs="Times New Roman"/>
          <w:sz w:val="24"/>
          <w:szCs w:val="24"/>
        </w:rPr>
        <w:t xml:space="preserve"> amidst</w:t>
      </w:r>
      <w:r w:rsidR="001D2904" w:rsidRPr="00A737D0">
        <w:rPr>
          <w:rFonts w:ascii="Times New Roman" w:hAnsi="Times New Roman" w:cs="Times New Roman"/>
          <w:sz w:val="24"/>
          <w:szCs w:val="24"/>
        </w:rPr>
        <w:t xml:space="preserve"> </w:t>
      </w:r>
      <w:r w:rsidR="008C5433">
        <w:rPr>
          <w:rFonts w:ascii="Times New Roman" w:hAnsi="Times New Roman" w:cs="Times New Roman"/>
          <w:sz w:val="24"/>
          <w:szCs w:val="24"/>
        </w:rPr>
        <w:t>robust agricultural production</w:t>
      </w:r>
      <w:r w:rsidR="00F05541">
        <w:rPr>
          <w:rFonts w:ascii="Times New Roman" w:hAnsi="Times New Roman" w:cs="Times New Roman"/>
          <w:sz w:val="24"/>
          <w:szCs w:val="24"/>
        </w:rPr>
        <w:t xml:space="preserve"> (Stull </w:t>
      </w:r>
      <w:r w:rsidR="00F05541" w:rsidRPr="00D43B34">
        <w:rPr>
          <w:rFonts w:ascii="Times New Roman" w:hAnsi="Times New Roman" w:cs="Times New Roman"/>
          <w:i/>
          <w:sz w:val="24"/>
          <w:szCs w:val="24"/>
        </w:rPr>
        <w:t>et al</w:t>
      </w:r>
      <w:r w:rsidR="00F05541">
        <w:rPr>
          <w:rFonts w:ascii="Times New Roman" w:hAnsi="Times New Roman" w:cs="Times New Roman"/>
          <w:sz w:val="24"/>
          <w:szCs w:val="24"/>
        </w:rPr>
        <w:t xml:space="preserve">. 2004, Dosskey </w:t>
      </w:r>
      <w:r w:rsidR="00F05541" w:rsidRPr="00D43B34">
        <w:rPr>
          <w:rFonts w:ascii="Times New Roman" w:hAnsi="Times New Roman" w:cs="Times New Roman"/>
          <w:i/>
          <w:sz w:val="24"/>
          <w:szCs w:val="24"/>
        </w:rPr>
        <w:t>et al</w:t>
      </w:r>
      <w:r w:rsidR="00F05541">
        <w:rPr>
          <w:rFonts w:ascii="Times New Roman" w:hAnsi="Times New Roman" w:cs="Times New Roman"/>
          <w:sz w:val="24"/>
          <w:szCs w:val="24"/>
        </w:rPr>
        <w:t>. 2005)</w:t>
      </w:r>
      <w:r w:rsidR="007D7A2D">
        <w:rPr>
          <w:rFonts w:ascii="Times New Roman" w:hAnsi="Times New Roman" w:cs="Times New Roman"/>
          <w:sz w:val="24"/>
          <w:szCs w:val="24"/>
        </w:rPr>
        <w:t>, such as prairie strips,</w:t>
      </w:r>
      <w:r w:rsidR="00BA0878" w:rsidRPr="00BA0878">
        <w:rPr>
          <w:rFonts w:ascii="Times New Roman" w:hAnsi="Times New Roman" w:cs="Times New Roman"/>
          <w:sz w:val="24"/>
          <w:szCs w:val="24"/>
        </w:rPr>
        <w:t xml:space="preserve"> if issues with pesticides can be overcome</w:t>
      </w:r>
      <w:r w:rsidR="008C5433">
        <w:rPr>
          <w:rFonts w:ascii="Times New Roman" w:hAnsi="Times New Roman" w:cs="Times New Roman"/>
          <w:sz w:val="24"/>
          <w:szCs w:val="24"/>
        </w:rPr>
        <w:t>.</w:t>
      </w:r>
      <w:r w:rsidR="00BC73D7" w:rsidRPr="00A737D0">
        <w:rPr>
          <w:rFonts w:ascii="Times New Roman" w:hAnsi="Times New Roman" w:cs="Times New Roman"/>
          <w:sz w:val="24"/>
          <w:szCs w:val="24"/>
        </w:rPr>
        <w:t xml:space="preserve"> </w:t>
      </w:r>
      <w:r w:rsidR="00717802">
        <w:rPr>
          <w:rFonts w:ascii="Times New Roman" w:hAnsi="Times New Roman" w:cs="Times New Roman"/>
          <w:sz w:val="24"/>
          <w:szCs w:val="24"/>
        </w:rPr>
        <w:t>I</w:t>
      </w:r>
      <w:r w:rsidR="00717802" w:rsidRPr="00717802">
        <w:rPr>
          <w:rFonts w:ascii="Times New Roman" w:hAnsi="Times New Roman" w:cs="Times New Roman"/>
          <w:sz w:val="24"/>
          <w:szCs w:val="24"/>
        </w:rPr>
        <w:t xml:space="preserve">ncreasing the footprint of CRP-like plantings by 2.6 times over that which currently exists in the </w:t>
      </w:r>
      <w:r w:rsidR="007F5E24">
        <w:rPr>
          <w:rFonts w:ascii="Times New Roman" w:hAnsi="Times New Roman" w:cs="Times New Roman"/>
          <w:sz w:val="24"/>
          <w:szCs w:val="24"/>
        </w:rPr>
        <w:t>Midwest</w:t>
      </w:r>
      <w:r w:rsidR="00717802" w:rsidRPr="00717802">
        <w:rPr>
          <w:rFonts w:ascii="Times New Roman" w:hAnsi="Times New Roman" w:cs="Times New Roman"/>
          <w:sz w:val="24"/>
          <w:szCs w:val="24"/>
        </w:rPr>
        <w:t xml:space="preserve"> </w:t>
      </w:r>
      <w:r w:rsidR="00717802">
        <w:rPr>
          <w:rFonts w:ascii="Times New Roman" w:hAnsi="Times New Roman" w:cs="Times New Roman"/>
          <w:sz w:val="24"/>
          <w:szCs w:val="24"/>
        </w:rPr>
        <w:t>is one means of affecting the medium agriculture scenario –</w:t>
      </w:r>
      <w:r w:rsidR="00717802" w:rsidRPr="00717802">
        <w:rPr>
          <w:rFonts w:ascii="Times New Roman" w:hAnsi="Times New Roman" w:cs="Times New Roman"/>
          <w:sz w:val="24"/>
          <w:szCs w:val="24"/>
        </w:rPr>
        <w:t xml:space="preserve"> no small task. </w:t>
      </w:r>
      <w:r w:rsidR="00717802">
        <w:rPr>
          <w:rFonts w:ascii="Times New Roman" w:hAnsi="Times New Roman" w:cs="Times New Roman"/>
          <w:sz w:val="24"/>
          <w:szCs w:val="24"/>
        </w:rPr>
        <w:t>With</w:t>
      </w:r>
      <w:r w:rsidR="008C5433">
        <w:rPr>
          <w:rFonts w:ascii="Times New Roman" w:hAnsi="Times New Roman" w:cs="Times New Roman"/>
          <w:sz w:val="24"/>
          <w:szCs w:val="24"/>
        </w:rPr>
        <w:t xml:space="preserve"> </w:t>
      </w:r>
      <w:r w:rsidR="00BC73D7" w:rsidRPr="00A737D0">
        <w:rPr>
          <w:rFonts w:ascii="Times New Roman" w:hAnsi="Times New Roman" w:cs="Times New Roman"/>
          <w:sz w:val="24"/>
          <w:szCs w:val="24"/>
        </w:rPr>
        <w:t xml:space="preserve">precision farming </w:t>
      </w:r>
      <w:r w:rsidR="008C5433">
        <w:rPr>
          <w:rFonts w:ascii="Times New Roman" w:hAnsi="Times New Roman" w:cs="Times New Roman"/>
          <w:sz w:val="24"/>
          <w:szCs w:val="24"/>
        </w:rPr>
        <w:t>and associated</w:t>
      </w:r>
      <w:r w:rsidR="00BC73D7" w:rsidRPr="00A737D0">
        <w:rPr>
          <w:rFonts w:ascii="Times New Roman" w:hAnsi="Times New Roman" w:cs="Times New Roman"/>
          <w:sz w:val="24"/>
          <w:szCs w:val="24"/>
        </w:rPr>
        <w:t xml:space="preserve"> </w:t>
      </w:r>
      <w:r w:rsidR="001D2904" w:rsidRPr="00A737D0">
        <w:rPr>
          <w:rFonts w:ascii="Times New Roman" w:hAnsi="Times New Roman" w:cs="Times New Roman"/>
          <w:sz w:val="24"/>
          <w:szCs w:val="24"/>
        </w:rPr>
        <w:t xml:space="preserve">removal </w:t>
      </w:r>
      <w:r w:rsidR="00BC73D7" w:rsidRPr="00A737D0">
        <w:rPr>
          <w:rFonts w:ascii="Times New Roman" w:hAnsi="Times New Roman" w:cs="Times New Roman"/>
          <w:sz w:val="24"/>
          <w:szCs w:val="24"/>
        </w:rPr>
        <w:t xml:space="preserve">from production of </w:t>
      </w:r>
      <w:r w:rsidR="001D2904" w:rsidRPr="00A737D0">
        <w:rPr>
          <w:rFonts w:ascii="Times New Roman" w:hAnsi="Times New Roman" w:cs="Times New Roman"/>
          <w:sz w:val="24"/>
          <w:szCs w:val="24"/>
        </w:rPr>
        <w:t xml:space="preserve">poor-producing </w:t>
      </w:r>
      <w:r w:rsidR="001D2904" w:rsidRPr="00A737D0">
        <w:rPr>
          <w:rFonts w:ascii="Times New Roman" w:hAnsi="Times New Roman" w:cs="Times New Roman"/>
          <w:sz w:val="24"/>
          <w:szCs w:val="24"/>
        </w:rPr>
        <w:lastRenderedPageBreak/>
        <w:t>portions of fields</w:t>
      </w:r>
      <w:r w:rsidR="00717802">
        <w:rPr>
          <w:rFonts w:ascii="Times New Roman" w:hAnsi="Times New Roman" w:cs="Times New Roman"/>
          <w:sz w:val="24"/>
          <w:szCs w:val="24"/>
        </w:rPr>
        <w:t>, farmers may increase yield, decrease cost, and return marginal areas to wildlife habitat</w:t>
      </w:r>
      <w:r w:rsidR="00BC73D7" w:rsidRPr="00A737D0">
        <w:rPr>
          <w:rFonts w:ascii="Times New Roman" w:hAnsi="Times New Roman" w:cs="Times New Roman"/>
          <w:sz w:val="24"/>
          <w:szCs w:val="24"/>
        </w:rPr>
        <w:t xml:space="preserve"> </w:t>
      </w:r>
      <w:r w:rsidR="007653BB" w:rsidRPr="00A737D0">
        <w:rPr>
          <w:rFonts w:ascii="Times New Roman" w:hAnsi="Times New Roman" w:cs="Times New Roman"/>
          <w:sz w:val="24"/>
          <w:szCs w:val="24"/>
        </w:rPr>
        <w:t>(</w:t>
      </w:r>
      <w:r w:rsidR="00F05541">
        <w:rPr>
          <w:rFonts w:ascii="Times New Roman" w:hAnsi="Times New Roman" w:cs="Times New Roman"/>
          <w:sz w:val="24"/>
          <w:szCs w:val="24"/>
        </w:rPr>
        <w:t xml:space="preserve">Bongiovanni </w:t>
      </w:r>
      <w:r w:rsidR="00B75E56">
        <w:rPr>
          <w:rFonts w:ascii="Times New Roman" w:hAnsi="Times New Roman" w:cs="Times New Roman"/>
          <w:sz w:val="24"/>
          <w:szCs w:val="24"/>
        </w:rPr>
        <w:t>and</w:t>
      </w:r>
      <w:r w:rsidR="00F05541">
        <w:rPr>
          <w:rFonts w:ascii="Times New Roman" w:hAnsi="Times New Roman" w:cs="Times New Roman"/>
          <w:sz w:val="24"/>
          <w:szCs w:val="24"/>
        </w:rPr>
        <w:t xml:space="preserve"> Lowenberg-Deboer 2004</w:t>
      </w:r>
      <w:r w:rsidR="007D7A2D">
        <w:rPr>
          <w:rFonts w:ascii="Times New Roman" w:hAnsi="Times New Roman" w:cs="Times New Roman"/>
          <w:sz w:val="24"/>
          <w:szCs w:val="24"/>
        </w:rPr>
        <w:t xml:space="preserve">, Brandes </w:t>
      </w:r>
      <w:r w:rsidR="007D7A2D" w:rsidRPr="007D7A2D">
        <w:rPr>
          <w:rFonts w:ascii="Times New Roman" w:hAnsi="Times New Roman" w:cs="Times New Roman"/>
          <w:i/>
          <w:sz w:val="24"/>
          <w:szCs w:val="24"/>
        </w:rPr>
        <w:t>et al</w:t>
      </w:r>
      <w:r w:rsidR="007D7A2D">
        <w:rPr>
          <w:rFonts w:ascii="Times New Roman" w:hAnsi="Times New Roman" w:cs="Times New Roman"/>
          <w:sz w:val="24"/>
          <w:szCs w:val="24"/>
        </w:rPr>
        <w:t>. 2016</w:t>
      </w:r>
      <w:r w:rsidR="001D2904" w:rsidRPr="00A737D0">
        <w:rPr>
          <w:rFonts w:ascii="Times New Roman" w:hAnsi="Times New Roman" w:cs="Times New Roman"/>
          <w:sz w:val="24"/>
          <w:szCs w:val="24"/>
        </w:rPr>
        <w:t xml:space="preserve">). </w:t>
      </w:r>
    </w:p>
    <w:p w14:paraId="1886A20B" w14:textId="77777777" w:rsidR="00F832CD" w:rsidRPr="00A737D0" w:rsidRDefault="00F832CD" w:rsidP="00F832CD">
      <w:pPr>
        <w:spacing w:before="240" w:line="480" w:lineRule="auto"/>
        <w:rPr>
          <w:rFonts w:ascii="Times New Roman" w:hAnsi="Times New Roman" w:cs="Times New Roman"/>
          <w:sz w:val="24"/>
          <w:szCs w:val="24"/>
        </w:rPr>
      </w:pPr>
      <w:commentRangeStart w:id="58"/>
      <w:r w:rsidRPr="008F6DF3">
        <w:rPr>
          <w:rFonts w:ascii="Times New Roman" w:hAnsi="Times New Roman" w:cs="Times New Roman"/>
          <w:sz w:val="24"/>
          <w:szCs w:val="24"/>
        </w:rPr>
        <w:t xml:space="preserve">Milkweed availability is a limiting factor for </w:t>
      </w:r>
      <w:commentRangeStart w:id="59"/>
      <w:r w:rsidRPr="008F6DF3">
        <w:rPr>
          <w:rFonts w:ascii="Times New Roman" w:hAnsi="Times New Roman" w:cs="Times New Roman"/>
          <w:sz w:val="24"/>
          <w:szCs w:val="24"/>
        </w:rPr>
        <w:t>monarchs</w:t>
      </w:r>
      <w:commentRangeEnd w:id="59"/>
      <w:r w:rsidR="004D44E7">
        <w:rPr>
          <w:rStyle w:val="CommentReference"/>
        </w:rPr>
        <w:commentReference w:id="59"/>
      </w:r>
      <w:r>
        <w:rPr>
          <w:rFonts w:ascii="Times New Roman" w:hAnsi="Times New Roman" w:cs="Times New Roman"/>
          <w:sz w:val="24"/>
          <w:szCs w:val="24"/>
        </w:rPr>
        <w:t>,</w:t>
      </w:r>
      <w:r w:rsidRPr="008F6DF3">
        <w:rPr>
          <w:rFonts w:ascii="Times New Roman" w:hAnsi="Times New Roman" w:cs="Times New Roman"/>
          <w:sz w:val="24"/>
          <w:szCs w:val="24"/>
        </w:rPr>
        <w:t xml:space="preserve"> and milkweed stem</w:t>
      </w:r>
      <w:r>
        <w:rPr>
          <w:rFonts w:ascii="Times New Roman" w:hAnsi="Times New Roman" w:cs="Times New Roman"/>
          <w:sz w:val="24"/>
          <w:szCs w:val="24"/>
        </w:rPr>
        <w:t>s throughout the Midwest l</w:t>
      </w:r>
      <w:r w:rsidRPr="008F6DF3">
        <w:rPr>
          <w:rFonts w:ascii="Times New Roman" w:hAnsi="Times New Roman" w:cs="Times New Roman"/>
          <w:sz w:val="24"/>
          <w:szCs w:val="24"/>
        </w:rPr>
        <w:t>andscape serve as a useful metric to evaluate conservation targets; however</w:t>
      </w:r>
      <w:r>
        <w:rPr>
          <w:rFonts w:ascii="Times New Roman" w:hAnsi="Times New Roman" w:cs="Times New Roman"/>
          <w:sz w:val="24"/>
          <w:szCs w:val="24"/>
        </w:rPr>
        <w:t>,</w:t>
      </w:r>
      <w:r w:rsidRPr="008F6DF3">
        <w:rPr>
          <w:rFonts w:ascii="Times New Roman" w:hAnsi="Times New Roman" w:cs="Times New Roman"/>
          <w:sz w:val="24"/>
          <w:szCs w:val="24"/>
        </w:rPr>
        <w:t xml:space="preserve"> milkweed is rarely planted in isolation. By incorporating milkweed into grassland land cover </w:t>
      </w:r>
      <w:r>
        <w:rPr>
          <w:rFonts w:ascii="Times New Roman" w:hAnsi="Times New Roman" w:cs="Times New Roman"/>
          <w:sz w:val="24"/>
          <w:szCs w:val="24"/>
        </w:rPr>
        <w:t>comprised of</w:t>
      </w:r>
      <w:r w:rsidRPr="008F6DF3">
        <w:rPr>
          <w:rFonts w:ascii="Times New Roman" w:hAnsi="Times New Roman" w:cs="Times New Roman"/>
          <w:sz w:val="24"/>
          <w:szCs w:val="24"/>
        </w:rPr>
        <w:t xml:space="preserve"> diverse nectar resources, conservation activities for monarchs can provide many additional benefits for bees and other pollinators, grassland birds, upland-nesting waterfowl, game species, water quality, </w:t>
      </w:r>
      <w:r>
        <w:rPr>
          <w:rFonts w:ascii="Times New Roman" w:hAnsi="Times New Roman" w:cs="Times New Roman"/>
          <w:sz w:val="24"/>
          <w:szCs w:val="24"/>
        </w:rPr>
        <w:t xml:space="preserve">and </w:t>
      </w:r>
      <w:r w:rsidRPr="008F6DF3">
        <w:rPr>
          <w:rFonts w:ascii="Times New Roman" w:hAnsi="Times New Roman" w:cs="Times New Roman"/>
          <w:sz w:val="24"/>
          <w:szCs w:val="24"/>
        </w:rPr>
        <w:t xml:space="preserve">carbon sequestration </w:t>
      </w:r>
      <w:commentRangeEnd w:id="58"/>
      <w:r w:rsidR="006A02A4">
        <w:rPr>
          <w:rStyle w:val="CommentReference"/>
        </w:rPr>
        <w:commentReference w:id="58"/>
      </w:r>
      <w:r w:rsidRPr="008F6DF3">
        <w:rPr>
          <w:rFonts w:ascii="Times New Roman" w:hAnsi="Times New Roman" w:cs="Times New Roman"/>
          <w:sz w:val="24"/>
          <w:szCs w:val="24"/>
        </w:rPr>
        <w:t xml:space="preserve">(Steffan-Dewenter </w:t>
      </w:r>
      <w:r>
        <w:rPr>
          <w:rFonts w:ascii="Times New Roman" w:hAnsi="Times New Roman" w:cs="Times New Roman"/>
          <w:sz w:val="24"/>
          <w:szCs w:val="24"/>
        </w:rPr>
        <w:t>and</w:t>
      </w:r>
      <w:r w:rsidRPr="008F6DF3">
        <w:rPr>
          <w:rFonts w:ascii="Times New Roman" w:hAnsi="Times New Roman" w:cs="Times New Roman"/>
          <w:sz w:val="24"/>
          <w:szCs w:val="24"/>
        </w:rPr>
        <w:t xml:space="preserve"> Tscharntke 1999, Santelmann </w:t>
      </w:r>
      <w:r w:rsidRPr="00637C1C">
        <w:rPr>
          <w:rFonts w:ascii="Times New Roman" w:hAnsi="Times New Roman" w:cs="Times New Roman"/>
          <w:i/>
          <w:sz w:val="24"/>
          <w:szCs w:val="24"/>
        </w:rPr>
        <w:t>et al</w:t>
      </w:r>
      <w:r w:rsidRPr="008F6DF3">
        <w:rPr>
          <w:rFonts w:ascii="Times New Roman" w:hAnsi="Times New Roman" w:cs="Times New Roman"/>
          <w:sz w:val="24"/>
          <w:szCs w:val="24"/>
        </w:rPr>
        <w:t xml:space="preserve">. 2004, Robertson </w:t>
      </w:r>
      <w:r w:rsidRPr="00637C1C">
        <w:rPr>
          <w:rFonts w:ascii="Times New Roman" w:hAnsi="Times New Roman" w:cs="Times New Roman"/>
          <w:i/>
          <w:sz w:val="24"/>
          <w:szCs w:val="24"/>
        </w:rPr>
        <w:t>et al</w:t>
      </w:r>
      <w:r>
        <w:rPr>
          <w:rFonts w:ascii="Times New Roman" w:hAnsi="Times New Roman" w:cs="Times New Roman"/>
          <w:sz w:val="24"/>
          <w:szCs w:val="24"/>
        </w:rPr>
        <w:t xml:space="preserve">. 2007, Asbjornsen </w:t>
      </w:r>
      <w:r w:rsidRPr="007D7A2D">
        <w:rPr>
          <w:rFonts w:ascii="Times New Roman" w:hAnsi="Times New Roman" w:cs="Times New Roman"/>
          <w:i/>
          <w:sz w:val="24"/>
          <w:szCs w:val="24"/>
        </w:rPr>
        <w:t>et al</w:t>
      </w:r>
      <w:r>
        <w:rPr>
          <w:rFonts w:ascii="Times New Roman" w:hAnsi="Times New Roman" w:cs="Times New Roman"/>
          <w:sz w:val="24"/>
          <w:szCs w:val="24"/>
        </w:rPr>
        <w:t>. 2014)</w:t>
      </w:r>
      <w:r w:rsidRPr="00A737D0">
        <w:rPr>
          <w:rFonts w:ascii="Times New Roman" w:hAnsi="Times New Roman" w:cs="Times New Roman"/>
          <w:sz w:val="24"/>
          <w:szCs w:val="24"/>
        </w:rPr>
        <w:t>. These benefits can provide economic value to farmers on-site, as well as to municipal water providers</w:t>
      </w:r>
      <w:r>
        <w:rPr>
          <w:rFonts w:ascii="Times New Roman" w:hAnsi="Times New Roman" w:cs="Times New Roman"/>
          <w:sz w:val="24"/>
          <w:szCs w:val="24"/>
        </w:rPr>
        <w:t xml:space="preserve"> </w:t>
      </w:r>
      <w:r w:rsidRPr="00A737D0">
        <w:rPr>
          <w:rFonts w:ascii="Times New Roman" w:hAnsi="Times New Roman" w:cs="Times New Roman"/>
          <w:sz w:val="24"/>
          <w:szCs w:val="24"/>
        </w:rPr>
        <w:t xml:space="preserve">and fisheries downstream (Kremen </w:t>
      </w:r>
      <w:r>
        <w:rPr>
          <w:rFonts w:ascii="Times New Roman" w:hAnsi="Times New Roman" w:cs="Times New Roman"/>
          <w:sz w:val="24"/>
          <w:szCs w:val="24"/>
        </w:rPr>
        <w:t>and</w:t>
      </w:r>
      <w:r w:rsidRPr="00A737D0">
        <w:rPr>
          <w:rFonts w:ascii="Times New Roman" w:hAnsi="Times New Roman" w:cs="Times New Roman"/>
          <w:sz w:val="24"/>
          <w:szCs w:val="24"/>
        </w:rPr>
        <w:t xml:space="preserve"> Miles 2012, Huang </w:t>
      </w:r>
      <w:r w:rsidRPr="008F6DF3">
        <w:rPr>
          <w:rFonts w:ascii="Times New Roman" w:hAnsi="Times New Roman" w:cs="Times New Roman"/>
          <w:i/>
          <w:sz w:val="24"/>
          <w:szCs w:val="24"/>
        </w:rPr>
        <w:t>et al</w:t>
      </w:r>
      <w:r w:rsidRPr="00A737D0">
        <w:rPr>
          <w:rFonts w:ascii="Times New Roman" w:hAnsi="Times New Roman" w:cs="Times New Roman"/>
          <w:sz w:val="24"/>
          <w:szCs w:val="24"/>
        </w:rPr>
        <w:t>. 2015).</w:t>
      </w:r>
      <w:r w:rsidRPr="00091677">
        <w:t xml:space="preserve"> </w:t>
      </w:r>
    </w:p>
    <w:p w14:paraId="5057A8AE" w14:textId="303B3FFE" w:rsidR="00AB4007" w:rsidRDefault="000260EE" w:rsidP="00ED6049">
      <w:pPr>
        <w:spacing w:before="240" w:line="480" w:lineRule="auto"/>
        <w:rPr>
          <w:rFonts w:ascii="Times New Roman" w:hAnsi="Times New Roman" w:cs="Times New Roman"/>
          <w:sz w:val="24"/>
          <w:szCs w:val="24"/>
        </w:rPr>
      </w:pPr>
      <w:r>
        <w:rPr>
          <w:rFonts w:ascii="Times New Roman" w:hAnsi="Times New Roman" w:cs="Times New Roman"/>
          <w:sz w:val="24"/>
          <w:szCs w:val="24"/>
        </w:rPr>
        <w:t>F</w:t>
      </w:r>
      <w:r w:rsidR="00655B2F" w:rsidRPr="00A737D0">
        <w:rPr>
          <w:rFonts w:ascii="Times New Roman" w:hAnsi="Times New Roman" w:cs="Times New Roman"/>
          <w:sz w:val="24"/>
          <w:szCs w:val="24"/>
        </w:rPr>
        <w:t>ederal policies</w:t>
      </w:r>
      <w:r>
        <w:rPr>
          <w:rFonts w:ascii="Times New Roman" w:hAnsi="Times New Roman" w:cs="Times New Roman"/>
          <w:sz w:val="24"/>
          <w:szCs w:val="24"/>
        </w:rPr>
        <w:t xml:space="preserve"> such as </w:t>
      </w:r>
      <w:r w:rsidR="00E95A8A">
        <w:rPr>
          <w:rFonts w:ascii="Times New Roman" w:hAnsi="Times New Roman" w:cs="Times New Roman"/>
          <w:sz w:val="24"/>
          <w:szCs w:val="24"/>
        </w:rPr>
        <w:t xml:space="preserve">the </w:t>
      </w:r>
      <w:r w:rsidR="00E95A8A" w:rsidRPr="00E95A8A">
        <w:rPr>
          <w:rFonts w:ascii="Times New Roman" w:hAnsi="Times New Roman" w:cs="Times New Roman"/>
          <w:sz w:val="24"/>
          <w:szCs w:val="24"/>
        </w:rPr>
        <w:t>Ethanol Fuel Stand</w:t>
      </w:r>
      <w:r w:rsidR="00E95A8A">
        <w:rPr>
          <w:rFonts w:ascii="Times New Roman" w:hAnsi="Times New Roman" w:cs="Times New Roman"/>
          <w:sz w:val="24"/>
          <w:szCs w:val="24"/>
        </w:rPr>
        <w:t xml:space="preserve">ards </w:t>
      </w:r>
      <w:commentRangeStart w:id="60"/>
      <w:r w:rsidR="00E95A8A">
        <w:rPr>
          <w:rFonts w:ascii="Times New Roman" w:hAnsi="Times New Roman" w:cs="Times New Roman"/>
          <w:sz w:val="24"/>
          <w:szCs w:val="24"/>
        </w:rPr>
        <w:t>(Renewable Fuel Standard)</w:t>
      </w:r>
      <w:r w:rsidRPr="000260EE">
        <w:rPr>
          <w:rFonts w:ascii="Times New Roman" w:hAnsi="Times New Roman" w:cs="Times New Roman"/>
          <w:sz w:val="24"/>
          <w:szCs w:val="24"/>
        </w:rPr>
        <w:t xml:space="preserve"> </w:t>
      </w:r>
      <w:commentRangeEnd w:id="60"/>
      <w:r w:rsidR="004D2DE3">
        <w:rPr>
          <w:rStyle w:val="CommentReference"/>
        </w:rPr>
        <w:commentReference w:id="60"/>
      </w:r>
      <w:r w:rsidRPr="00A737D0">
        <w:rPr>
          <w:rFonts w:ascii="Times New Roman" w:hAnsi="Times New Roman" w:cs="Times New Roman"/>
          <w:sz w:val="24"/>
          <w:szCs w:val="24"/>
        </w:rPr>
        <w:t>(Wright 2015)</w:t>
      </w:r>
      <w:r w:rsidR="00E95A8A">
        <w:rPr>
          <w:rFonts w:ascii="Times New Roman" w:hAnsi="Times New Roman" w:cs="Times New Roman"/>
          <w:sz w:val="24"/>
          <w:szCs w:val="24"/>
        </w:rPr>
        <w:t>, crop insurance</w:t>
      </w:r>
      <w:r>
        <w:rPr>
          <w:rFonts w:ascii="Times New Roman" w:hAnsi="Times New Roman" w:cs="Times New Roman"/>
          <w:sz w:val="24"/>
          <w:szCs w:val="24"/>
        </w:rPr>
        <w:t xml:space="preserve"> </w:t>
      </w:r>
      <w:r w:rsidRPr="00A737D0">
        <w:rPr>
          <w:rFonts w:ascii="Times New Roman" w:hAnsi="Times New Roman" w:cs="Times New Roman"/>
          <w:sz w:val="24"/>
          <w:szCs w:val="24"/>
        </w:rPr>
        <w:t>(</w:t>
      </w:r>
      <w:r>
        <w:rPr>
          <w:rFonts w:ascii="Times New Roman" w:hAnsi="Times New Roman" w:cs="Times New Roman"/>
          <w:sz w:val="24"/>
          <w:szCs w:val="24"/>
        </w:rPr>
        <w:t xml:space="preserve">Faber </w:t>
      </w:r>
      <w:r w:rsidRPr="008F6DF3">
        <w:rPr>
          <w:rFonts w:ascii="Times New Roman" w:hAnsi="Times New Roman" w:cs="Times New Roman"/>
          <w:i/>
          <w:sz w:val="24"/>
          <w:szCs w:val="24"/>
        </w:rPr>
        <w:t>et al</w:t>
      </w:r>
      <w:r>
        <w:rPr>
          <w:rFonts w:ascii="Times New Roman" w:hAnsi="Times New Roman" w:cs="Times New Roman"/>
          <w:sz w:val="24"/>
          <w:szCs w:val="24"/>
        </w:rPr>
        <w:t xml:space="preserve">. 2012, </w:t>
      </w:r>
      <w:r w:rsidRPr="00A737D0">
        <w:rPr>
          <w:rFonts w:ascii="Times New Roman" w:hAnsi="Times New Roman" w:cs="Times New Roman"/>
          <w:sz w:val="24"/>
          <w:szCs w:val="24"/>
        </w:rPr>
        <w:t>Lark</w:t>
      </w:r>
      <w:r>
        <w:rPr>
          <w:rFonts w:ascii="Times New Roman" w:hAnsi="Times New Roman" w:cs="Times New Roman"/>
          <w:sz w:val="24"/>
          <w:szCs w:val="24"/>
        </w:rPr>
        <w:t xml:space="preserve"> </w:t>
      </w:r>
      <w:r w:rsidRPr="008F6DF3">
        <w:rPr>
          <w:rFonts w:ascii="Times New Roman" w:hAnsi="Times New Roman" w:cs="Times New Roman"/>
          <w:i/>
          <w:sz w:val="24"/>
          <w:szCs w:val="24"/>
        </w:rPr>
        <w:t>et al</w:t>
      </w:r>
      <w:r>
        <w:rPr>
          <w:rFonts w:ascii="Times New Roman" w:hAnsi="Times New Roman" w:cs="Times New Roman"/>
          <w:sz w:val="24"/>
          <w:szCs w:val="24"/>
        </w:rPr>
        <w:t>.</w:t>
      </w:r>
      <w:r w:rsidRPr="00A737D0">
        <w:rPr>
          <w:rFonts w:ascii="Times New Roman" w:hAnsi="Times New Roman" w:cs="Times New Roman"/>
          <w:sz w:val="24"/>
          <w:szCs w:val="24"/>
        </w:rPr>
        <w:t xml:space="preserve"> 2015)</w:t>
      </w:r>
      <w:r w:rsidR="00E95A8A">
        <w:rPr>
          <w:rFonts w:ascii="Times New Roman" w:hAnsi="Times New Roman" w:cs="Times New Roman"/>
          <w:sz w:val="24"/>
          <w:szCs w:val="24"/>
        </w:rPr>
        <w:t xml:space="preserve">, and </w:t>
      </w:r>
      <w:r>
        <w:rPr>
          <w:rFonts w:ascii="Times New Roman" w:hAnsi="Times New Roman" w:cs="Times New Roman"/>
          <w:sz w:val="24"/>
          <w:szCs w:val="24"/>
        </w:rPr>
        <w:t xml:space="preserve">waning </w:t>
      </w:r>
      <w:r w:rsidR="00E95A8A">
        <w:rPr>
          <w:rFonts w:ascii="Times New Roman" w:hAnsi="Times New Roman" w:cs="Times New Roman"/>
          <w:sz w:val="24"/>
          <w:szCs w:val="24"/>
        </w:rPr>
        <w:t xml:space="preserve">Farm Bill support for </w:t>
      </w:r>
      <w:r w:rsidR="00CC31EB">
        <w:rPr>
          <w:rFonts w:ascii="Times New Roman" w:hAnsi="Times New Roman" w:cs="Times New Roman"/>
          <w:sz w:val="24"/>
          <w:szCs w:val="24"/>
        </w:rPr>
        <w:t>CRP</w:t>
      </w:r>
      <w:r w:rsidR="00655B2F" w:rsidRPr="00A737D0">
        <w:rPr>
          <w:rFonts w:ascii="Times New Roman" w:hAnsi="Times New Roman" w:cs="Times New Roman"/>
          <w:sz w:val="24"/>
          <w:szCs w:val="24"/>
        </w:rPr>
        <w:t xml:space="preserve"> </w:t>
      </w:r>
      <w:r>
        <w:rPr>
          <w:rFonts w:ascii="Times New Roman" w:hAnsi="Times New Roman" w:cs="Times New Roman"/>
          <w:sz w:val="24"/>
          <w:szCs w:val="24"/>
        </w:rPr>
        <w:t xml:space="preserve">(Wright </w:t>
      </w:r>
      <w:r w:rsidR="00B75E56">
        <w:rPr>
          <w:rFonts w:ascii="Times New Roman" w:hAnsi="Times New Roman" w:cs="Times New Roman"/>
          <w:sz w:val="24"/>
          <w:szCs w:val="24"/>
        </w:rPr>
        <w:t>and</w:t>
      </w:r>
      <w:r>
        <w:rPr>
          <w:rFonts w:ascii="Times New Roman" w:hAnsi="Times New Roman" w:cs="Times New Roman"/>
          <w:sz w:val="24"/>
          <w:szCs w:val="24"/>
        </w:rPr>
        <w:t xml:space="preserve"> Wimberly 2013, Stubbs 2014) reduce support</w:t>
      </w:r>
      <w:r w:rsidR="00655B2F" w:rsidRPr="00A737D0">
        <w:rPr>
          <w:rFonts w:ascii="Times New Roman" w:hAnsi="Times New Roman" w:cs="Times New Roman"/>
          <w:sz w:val="24"/>
          <w:szCs w:val="24"/>
        </w:rPr>
        <w:t xml:space="preserve"> </w:t>
      </w:r>
      <w:r w:rsidR="00345BED">
        <w:rPr>
          <w:rFonts w:ascii="Times New Roman" w:hAnsi="Times New Roman" w:cs="Times New Roman"/>
          <w:sz w:val="24"/>
          <w:szCs w:val="24"/>
        </w:rPr>
        <w:t>for integrated</w:t>
      </w:r>
      <w:r w:rsidR="00655B2F" w:rsidRPr="00A737D0">
        <w:rPr>
          <w:rFonts w:ascii="Times New Roman" w:hAnsi="Times New Roman" w:cs="Times New Roman"/>
          <w:sz w:val="24"/>
          <w:szCs w:val="24"/>
        </w:rPr>
        <w:t xml:space="preserve"> agro-ecological landscape</w:t>
      </w:r>
      <w:r w:rsidR="00345BED">
        <w:rPr>
          <w:rFonts w:ascii="Times New Roman" w:hAnsi="Times New Roman" w:cs="Times New Roman"/>
          <w:sz w:val="24"/>
          <w:szCs w:val="24"/>
        </w:rPr>
        <w:t>s</w:t>
      </w:r>
      <w:r>
        <w:rPr>
          <w:rFonts w:ascii="Times New Roman" w:hAnsi="Times New Roman" w:cs="Times New Roman"/>
          <w:sz w:val="24"/>
          <w:szCs w:val="24"/>
        </w:rPr>
        <w:t xml:space="preserve"> </w:t>
      </w:r>
      <w:r w:rsidR="00655B2F" w:rsidRPr="00A737D0">
        <w:rPr>
          <w:rFonts w:ascii="Times New Roman" w:hAnsi="Times New Roman" w:cs="Times New Roman"/>
          <w:sz w:val="24"/>
          <w:szCs w:val="24"/>
        </w:rPr>
        <w:t xml:space="preserve">capable of </w:t>
      </w:r>
      <w:r w:rsidR="007A4C9C">
        <w:rPr>
          <w:rFonts w:ascii="Times New Roman" w:hAnsi="Times New Roman" w:cs="Times New Roman"/>
          <w:sz w:val="24"/>
          <w:szCs w:val="24"/>
        </w:rPr>
        <w:t>sustaining</w:t>
      </w:r>
      <w:r w:rsidR="00655B2F" w:rsidRPr="00A737D0">
        <w:rPr>
          <w:rFonts w:ascii="Times New Roman" w:hAnsi="Times New Roman" w:cs="Times New Roman"/>
          <w:sz w:val="24"/>
          <w:szCs w:val="24"/>
        </w:rPr>
        <w:t xml:space="preserve"> both food production and monarch habitat</w:t>
      </w:r>
      <w:r>
        <w:rPr>
          <w:rFonts w:ascii="Times New Roman" w:hAnsi="Times New Roman" w:cs="Times New Roman"/>
          <w:sz w:val="24"/>
          <w:szCs w:val="24"/>
        </w:rPr>
        <w:t>, principally because these policies</w:t>
      </w:r>
      <w:r w:rsidR="00655B2F" w:rsidRPr="00A737D0">
        <w:rPr>
          <w:rFonts w:ascii="Times New Roman" w:hAnsi="Times New Roman" w:cs="Times New Roman"/>
          <w:sz w:val="24"/>
          <w:szCs w:val="24"/>
        </w:rPr>
        <w:t xml:space="preserve"> </w:t>
      </w:r>
      <w:r w:rsidR="00345BED">
        <w:rPr>
          <w:rFonts w:ascii="Times New Roman" w:hAnsi="Times New Roman" w:cs="Times New Roman"/>
          <w:sz w:val="24"/>
          <w:szCs w:val="24"/>
        </w:rPr>
        <w:t>promote</w:t>
      </w:r>
      <w:r w:rsidR="00655B2F" w:rsidRPr="00A737D0">
        <w:rPr>
          <w:rFonts w:ascii="Times New Roman" w:hAnsi="Times New Roman" w:cs="Times New Roman"/>
          <w:sz w:val="24"/>
          <w:szCs w:val="24"/>
        </w:rPr>
        <w:t xml:space="preserve"> </w:t>
      </w:r>
      <w:r w:rsidR="00EA7CDC" w:rsidRPr="00A737D0">
        <w:rPr>
          <w:rFonts w:ascii="Times New Roman" w:hAnsi="Times New Roman" w:cs="Times New Roman"/>
          <w:sz w:val="24"/>
          <w:szCs w:val="24"/>
        </w:rPr>
        <w:t>row crop</w:t>
      </w:r>
      <w:r w:rsidR="00345BED">
        <w:rPr>
          <w:rFonts w:ascii="Times New Roman" w:hAnsi="Times New Roman" w:cs="Times New Roman"/>
          <w:sz w:val="24"/>
          <w:szCs w:val="24"/>
        </w:rPr>
        <w:t xml:space="preserve">s over </w:t>
      </w:r>
      <w:r w:rsidR="00612CD5" w:rsidRPr="00A737D0">
        <w:rPr>
          <w:rFonts w:ascii="Times New Roman" w:hAnsi="Times New Roman" w:cs="Times New Roman"/>
          <w:sz w:val="24"/>
          <w:szCs w:val="24"/>
        </w:rPr>
        <w:t xml:space="preserve">mixed, </w:t>
      </w:r>
      <w:r w:rsidR="00EA7CDC" w:rsidRPr="00A737D0">
        <w:rPr>
          <w:rFonts w:ascii="Times New Roman" w:hAnsi="Times New Roman" w:cs="Times New Roman"/>
          <w:sz w:val="24"/>
          <w:szCs w:val="24"/>
        </w:rPr>
        <w:t>herbaceous perennial vegetation.</w:t>
      </w:r>
      <w:r>
        <w:rPr>
          <w:rFonts w:ascii="Times New Roman" w:hAnsi="Times New Roman" w:cs="Times New Roman"/>
          <w:sz w:val="24"/>
          <w:szCs w:val="24"/>
        </w:rPr>
        <w:t xml:space="preserve"> </w:t>
      </w:r>
      <w:r w:rsidR="00425D3F">
        <w:rPr>
          <w:rFonts w:ascii="Times New Roman" w:hAnsi="Times New Roman" w:cs="Times New Roman"/>
          <w:sz w:val="24"/>
          <w:szCs w:val="24"/>
        </w:rPr>
        <w:t>Thus, i</w:t>
      </w:r>
      <w:r w:rsidR="00091677">
        <w:rPr>
          <w:rFonts w:ascii="Times New Roman" w:hAnsi="Times New Roman" w:cs="Times New Roman"/>
          <w:sz w:val="24"/>
          <w:szCs w:val="24"/>
        </w:rPr>
        <w:t xml:space="preserve">n the absence of changes to </w:t>
      </w:r>
      <w:r w:rsidR="00637C1C">
        <w:rPr>
          <w:rFonts w:ascii="Times New Roman" w:hAnsi="Times New Roman" w:cs="Times New Roman"/>
          <w:sz w:val="24"/>
          <w:szCs w:val="24"/>
        </w:rPr>
        <w:t xml:space="preserve">Farm Bill </w:t>
      </w:r>
      <w:r w:rsidR="00091677">
        <w:rPr>
          <w:rFonts w:ascii="Times New Roman" w:hAnsi="Times New Roman" w:cs="Times New Roman"/>
          <w:sz w:val="24"/>
          <w:szCs w:val="24"/>
        </w:rPr>
        <w:t xml:space="preserve">policy, </w:t>
      </w:r>
      <w:r w:rsidR="006621BB">
        <w:rPr>
          <w:rFonts w:ascii="Times New Roman" w:hAnsi="Times New Roman" w:cs="Times New Roman"/>
          <w:sz w:val="24"/>
          <w:szCs w:val="24"/>
        </w:rPr>
        <w:t>economic tools such as habitat exchanges</w:t>
      </w:r>
      <w:r w:rsidR="00E30405">
        <w:rPr>
          <w:rFonts w:ascii="Times New Roman" w:hAnsi="Times New Roman" w:cs="Times New Roman"/>
          <w:sz w:val="24"/>
          <w:szCs w:val="24"/>
        </w:rPr>
        <w:t xml:space="preserve">, market-based compensatory mitigation programs, and payments for ecosystem services (Pindilli </w:t>
      </w:r>
      <w:r w:rsidR="00B75E56">
        <w:rPr>
          <w:rFonts w:ascii="Times New Roman" w:hAnsi="Times New Roman" w:cs="Times New Roman"/>
          <w:sz w:val="24"/>
          <w:szCs w:val="24"/>
        </w:rPr>
        <w:t>and</w:t>
      </w:r>
      <w:r w:rsidR="00E30405">
        <w:rPr>
          <w:rFonts w:ascii="Times New Roman" w:hAnsi="Times New Roman" w:cs="Times New Roman"/>
          <w:sz w:val="24"/>
          <w:szCs w:val="24"/>
        </w:rPr>
        <w:t xml:space="preserve"> Casey 2015)</w:t>
      </w:r>
      <w:r w:rsidR="002120BF" w:rsidRPr="002120BF">
        <w:rPr>
          <w:rFonts w:ascii="Times New Roman" w:hAnsi="Times New Roman" w:cs="Times New Roman"/>
          <w:sz w:val="24"/>
          <w:szCs w:val="24"/>
        </w:rPr>
        <w:t xml:space="preserve"> may offer the most promising means of restoring monarch habitat. In habitat exchanges, for instance, landowners earn credits by restoring and maintaining habitat on their land, which can then be sold to industry to compensate elsewhere for development, such as roads, </w:t>
      </w:r>
      <w:r w:rsidR="00177CF9">
        <w:rPr>
          <w:rFonts w:ascii="Times New Roman" w:hAnsi="Times New Roman" w:cs="Times New Roman"/>
          <w:sz w:val="24"/>
          <w:szCs w:val="24"/>
        </w:rPr>
        <w:t>power</w:t>
      </w:r>
      <w:r w:rsidR="002120BF" w:rsidRPr="002120BF">
        <w:rPr>
          <w:rFonts w:ascii="Times New Roman" w:hAnsi="Times New Roman" w:cs="Times New Roman"/>
          <w:sz w:val="24"/>
          <w:szCs w:val="24"/>
        </w:rPr>
        <w:t xml:space="preserve"> lines, and wind turbines</w:t>
      </w:r>
      <w:r w:rsidR="00981A71">
        <w:rPr>
          <w:rFonts w:ascii="Times New Roman" w:hAnsi="Times New Roman" w:cs="Times New Roman"/>
          <w:sz w:val="24"/>
          <w:szCs w:val="24"/>
        </w:rPr>
        <w:t xml:space="preserve"> (EDF 2016)</w:t>
      </w:r>
      <w:r w:rsidR="002120BF" w:rsidRPr="002120BF">
        <w:rPr>
          <w:rFonts w:ascii="Times New Roman" w:hAnsi="Times New Roman" w:cs="Times New Roman"/>
          <w:sz w:val="24"/>
          <w:szCs w:val="24"/>
        </w:rPr>
        <w:t xml:space="preserve">. Pleasants (2015) identified fully one-quarter of lost </w:t>
      </w:r>
      <w:r w:rsidR="002120BF" w:rsidRPr="002120BF">
        <w:rPr>
          <w:rFonts w:ascii="Times New Roman" w:hAnsi="Times New Roman" w:cs="Times New Roman"/>
          <w:sz w:val="24"/>
          <w:szCs w:val="24"/>
        </w:rPr>
        <w:lastRenderedPageBreak/>
        <w:t>milkweed in the northern U.S. was due to land conversion. These market-based solutions for financing conservation offer a potential mechanism for offsetting on-going declines</w:t>
      </w:r>
      <w:r w:rsidR="00981A71">
        <w:rPr>
          <w:rFonts w:ascii="Times New Roman" w:hAnsi="Times New Roman" w:cs="Times New Roman"/>
          <w:sz w:val="24"/>
          <w:szCs w:val="24"/>
        </w:rPr>
        <w:t xml:space="preserve"> and, ideally, restoring </w:t>
      </w:r>
      <w:r w:rsidR="002120BF" w:rsidRPr="002120BF">
        <w:rPr>
          <w:rFonts w:ascii="Times New Roman" w:hAnsi="Times New Roman" w:cs="Times New Roman"/>
          <w:sz w:val="24"/>
          <w:szCs w:val="24"/>
        </w:rPr>
        <w:t>new habitat</w:t>
      </w:r>
      <w:r w:rsidR="002120BF">
        <w:rPr>
          <w:rFonts w:ascii="Times New Roman" w:hAnsi="Times New Roman" w:cs="Times New Roman"/>
          <w:sz w:val="24"/>
          <w:szCs w:val="24"/>
        </w:rPr>
        <w:t xml:space="preserve"> (</w:t>
      </w:r>
      <w:r w:rsidR="00E30405">
        <w:rPr>
          <w:rFonts w:ascii="Times New Roman" w:hAnsi="Times New Roman" w:cs="Times New Roman"/>
          <w:sz w:val="24"/>
          <w:szCs w:val="24"/>
        </w:rPr>
        <w:t>Pind</w:t>
      </w:r>
      <w:r w:rsidR="007A4C9C">
        <w:rPr>
          <w:rFonts w:ascii="Times New Roman" w:hAnsi="Times New Roman" w:cs="Times New Roman"/>
          <w:sz w:val="24"/>
          <w:szCs w:val="24"/>
        </w:rPr>
        <w:t>i</w:t>
      </w:r>
      <w:r w:rsidR="00E30405">
        <w:rPr>
          <w:rFonts w:ascii="Times New Roman" w:hAnsi="Times New Roman" w:cs="Times New Roman"/>
          <w:sz w:val="24"/>
          <w:szCs w:val="24"/>
        </w:rPr>
        <w:t xml:space="preserve">lli </w:t>
      </w:r>
      <w:r w:rsidR="00B75E56">
        <w:rPr>
          <w:rFonts w:ascii="Times New Roman" w:hAnsi="Times New Roman" w:cs="Times New Roman"/>
          <w:sz w:val="24"/>
          <w:szCs w:val="24"/>
        </w:rPr>
        <w:t>and</w:t>
      </w:r>
      <w:r w:rsidR="00E30405">
        <w:rPr>
          <w:rFonts w:ascii="Times New Roman" w:hAnsi="Times New Roman" w:cs="Times New Roman"/>
          <w:sz w:val="24"/>
          <w:szCs w:val="24"/>
        </w:rPr>
        <w:t xml:space="preserve"> Casey 2015</w:t>
      </w:r>
      <w:r w:rsidR="002120BF">
        <w:rPr>
          <w:rFonts w:ascii="Times New Roman" w:hAnsi="Times New Roman" w:cs="Times New Roman"/>
          <w:sz w:val="24"/>
          <w:szCs w:val="24"/>
        </w:rPr>
        <w:t>)</w:t>
      </w:r>
      <w:r w:rsidR="002120BF" w:rsidRPr="002120BF">
        <w:rPr>
          <w:rFonts w:ascii="Times New Roman" w:hAnsi="Times New Roman" w:cs="Times New Roman"/>
          <w:sz w:val="24"/>
          <w:szCs w:val="24"/>
        </w:rPr>
        <w:t>.</w:t>
      </w:r>
    </w:p>
    <w:p w14:paraId="1E7B2CA3" w14:textId="77777777" w:rsidR="008C6C3A" w:rsidRDefault="008C6C3A" w:rsidP="00ED6049">
      <w:pPr>
        <w:spacing w:before="240" w:line="480" w:lineRule="auto"/>
        <w:rPr>
          <w:rFonts w:ascii="Times New Roman" w:hAnsi="Times New Roman" w:cs="Times New Roman"/>
          <w:sz w:val="24"/>
          <w:szCs w:val="24"/>
        </w:rPr>
      </w:pPr>
    </w:p>
    <w:p w14:paraId="4193D2DA" w14:textId="7E05F615" w:rsidR="00D061F9" w:rsidRPr="00A737D0" w:rsidRDefault="00D061F9" w:rsidP="00ED6049">
      <w:pPr>
        <w:spacing w:before="240" w:line="480" w:lineRule="auto"/>
        <w:rPr>
          <w:rFonts w:ascii="Times New Roman" w:hAnsi="Times New Roman" w:cs="Times New Roman"/>
          <w:b/>
          <w:sz w:val="24"/>
          <w:szCs w:val="24"/>
        </w:rPr>
      </w:pPr>
      <w:r w:rsidRPr="00A737D0">
        <w:rPr>
          <w:rFonts w:ascii="Times New Roman" w:hAnsi="Times New Roman" w:cs="Times New Roman"/>
          <w:b/>
          <w:sz w:val="24"/>
          <w:szCs w:val="24"/>
        </w:rPr>
        <w:t>Conclusion</w:t>
      </w:r>
    </w:p>
    <w:p w14:paraId="29EC5895" w14:textId="5EB6DB22" w:rsidR="00091677" w:rsidRDefault="00E520D7" w:rsidP="007D58DD">
      <w:pPr>
        <w:spacing w:before="240" w:line="480" w:lineRule="auto"/>
        <w:rPr>
          <w:rFonts w:ascii="Times New Roman" w:hAnsi="Times New Roman" w:cs="Times New Roman"/>
          <w:sz w:val="24"/>
          <w:szCs w:val="24"/>
        </w:rPr>
      </w:pPr>
      <w:r>
        <w:rPr>
          <w:rFonts w:ascii="Times New Roman" w:hAnsi="Times New Roman" w:cs="Times New Roman"/>
          <w:sz w:val="24"/>
          <w:szCs w:val="24"/>
        </w:rPr>
        <w:t xml:space="preserve">Restoring </w:t>
      </w:r>
      <w:r w:rsidR="00566ADC">
        <w:rPr>
          <w:rFonts w:ascii="Times New Roman" w:hAnsi="Times New Roman" w:cs="Times New Roman"/>
          <w:sz w:val="24"/>
          <w:szCs w:val="24"/>
        </w:rPr>
        <w:t>&gt;</w:t>
      </w:r>
      <w:r>
        <w:rPr>
          <w:rFonts w:ascii="Times New Roman" w:hAnsi="Times New Roman" w:cs="Times New Roman"/>
          <w:sz w:val="24"/>
          <w:szCs w:val="24"/>
        </w:rPr>
        <w:t>1.</w:t>
      </w:r>
      <w:r w:rsidR="00566ADC">
        <w:rPr>
          <w:rFonts w:ascii="Times New Roman" w:hAnsi="Times New Roman" w:cs="Times New Roman"/>
          <w:sz w:val="24"/>
          <w:szCs w:val="24"/>
        </w:rPr>
        <w:t>3</w:t>
      </w:r>
      <w:r>
        <w:rPr>
          <w:rFonts w:ascii="Times New Roman" w:hAnsi="Times New Roman" w:cs="Times New Roman"/>
          <w:sz w:val="24"/>
          <w:szCs w:val="24"/>
        </w:rPr>
        <w:t xml:space="preserve"> billion stems of milkweed to the </w:t>
      </w:r>
      <w:r w:rsidR="007F5E24">
        <w:rPr>
          <w:rFonts w:ascii="Times New Roman" w:hAnsi="Times New Roman" w:cs="Times New Roman"/>
          <w:sz w:val="24"/>
          <w:szCs w:val="24"/>
        </w:rPr>
        <w:t>Midwestern</w:t>
      </w:r>
      <w:r>
        <w:rPr>
          <w:rFonts w:ascii="Times New Roman" w:hAnsi="Times New Roman" w:cs="Times New Roman"/>
          <w:sz w:val="24"/>
          <w:szCs w:val="24"/>
        </w:rPr>
        <w:t xml:space="preserve"> U.S. will require participation from all sectors of society, but most importantly from the agricultural sector whe</w:t>
      </w:r>
      <w:r w:rsidR="002D4C72">
        <w:rPr>
          <w:rFonts w:ascii="Times New Roman" w:hAnsi="Times New Roman" w:cs="Times New Roman"/>
          <w:sz w:val="24"/>
          <w:szCs w:val="24"/>
        </w:rPr>
        <w:t xml:space="preserve">re </w:t>
      </w:r>
      <w:r w:rsidR="00345BED">
        <w:rPr>
          <w:rFonts w:ascii="Times New Roman" w:hAnsi="Times New Roman" w:cs="Times New Roman"/>
          <w:sz w:val="24"/>
          <w:szCs w:val="24"/>
        </w:rPr>
        <w:t>the majority of</w:t>
      </w:r>
      <w:r w:rsidR="002D4C72">
        <w:rPr>
          <w:rFonts w:ascii="Times New Roman" w:hAnsi="Times New Roman" w:cs="Times New Roman"/>
          <w:sz w:val="24"/>
          <w:szCs w:val="24"/>
        </w:rPr>
        <w:t xml:space="preserve"> milkweed stems have</w:t>
      </w:r>
      <w:r>
        <w:rPr>
          <w:rFonts w:ascii="Times New Roman" w:hAnsi="Times New Roman" w:cs="Times New Roman"/>
          <w:sz w:val="24"/>
          <w:szCs w:val="24"/>
        </w:rPr>
        <w:t xml:space="preserve"> been lost over the last two decades. Re</w:t>
      </w:r>
      <w:r w:rsidR="00637C1C">
        <w:rPr>
          <w:rFonts w:ascii="Times New Roman" w:hAnsi="Times New Roman" w:cs="Times New Roman"/>
          <w:sz w:val="24"/>
          <w:szCs w:val="24"/>
        </w:rPr>
        <w:t>storing</w:t>
      </w:r>
      <w:r>
        <w:rPr>
          <w:rFonts w:ascii="Times New Roman" w:hAnsi="Times New Roman" w:cs="Times New Roman"/>
          <w:sz w:val="24"/>
          <w:szCs w:val="24"/>
        </w:rPr>
        <w:t xml:space="preserve"> marginal cropland </w:t>
      </w:r>
      <w:r w:rsidR="00637C1C">
        <w:rPr>
          <w:rFonts w:ascii="Times New Roman" w:hAnsi="Times New Roman" w:cs="Times New Roman"/>
          <w:sz w:val="24"/>
          <w:szCs w:val="24"/>
        </w:rPr>
        <w:t>to</w:t>
      </w:r>
      <w:r w:rsidR="00B84BFE">
        <w:rPr>
          <w:rFonts w:ascii="Times New Roman" w:hAnsi="Times New Roman" w:cs="Times New Roman"/>
          <w:sz w:val="24"/>
          <w:szCs w:val="24"/>
        </w:rPr>
        <w:t xml:space="preserve"> CRP-like </w:t>
      </w:r>
      <w:r w:rsidR="00637C1C">
        <w:rPr>
          <w:rFonts w:ascii="Times New Roman" w:hAnsi="Times New Roman" w:cs="Times New Roman"/>
          <w:sz w:val="24"/>
          <w:szCs w:val="24"/>
        </w:rPr>
        <w:t>grassland cover</w:t>
      </w:r>
      <w:r w:rsidR="00B84BFE">
        <w:rPr>
          <w:rFonts w:ascii="Times New Roman" w:hAnsi="Times New Roman" w:cs="Times New Roman"/>
          <w:sz w:val="24"/>
          <w:szCs w:val="24"/>
        </w:rPr>
        <w:t xml:space="preserve"> has the greatest potential </w:t>
      </w:r>
      <w:r w:rsidR="00637C1C">
        <w:rPr>
          <w:rFonts w:ascii="Times New Roman" w:hAnsi="Times New Roman" w:cs="Times New Roman"/>
          <w:sz w:val="24"/>
          <w:szCs w:val="24"/>
        </w:rPr>
        <w:t>for</w:t>
      </w:r>
      <w:r w:rsidR="00B84BFE">
        <w:rPr>
          <w:rFonts w:ascii="Times New Roman" w:hAnsi="Times New Roman" w:cs="Times New Roman"/>
          <w:sz w:val="24"/>
          <w:szCs w:val="24"/>
        </w:rPr>
        <w:t xml:space="preserve"> support</w:t>
      </w:r>
      <w:r w:rsidR="00637C1C">
        <w:rPr>
          <w:rFonts w:ascii="Times New Roman" w:hAnsi="Times New Roman" w:cs="Times New Roman"/>
          <w:sz w:val="24"/>
          <w:szCs w:val="24"/>
        </w:rPr>
        <w:t>ing</w:t>
      </w:r>
      <w:r w:rsidR="00B84BFE">
        <w:rPr>
          <w:rFonts w:ascii="Times New Roman" w:hAnsi="Times New Roman" w:cs="Times New Roman"/>
          <w:sz w:val="24"/>
          <w:szCs w:val="24"/>
        </w:rPr>
        <w:t xml:space="preserve"> attainment of the population goal for monarchs</w:t>
      </w:r>
      <w:r w:rsidR="00637C1C" w:rsidRPr="00637C1C">
        <w:rPr>
          <w:rFonts w:ascii="Times New Roman" w:hAnsi="Times New Roman" w:cs="Times New Roman"/>
          <w:sz w:val="24"/>
          <w:szCs w:val="24"/>
        </w:rPr>
        <w:t xml:space="preserve">, </w:t>
      </w:r>
      <w:r w:rsidR="00637C1C" w:rsidRPr="00FB40A5">
        <w:rPr>
          <w:rFonts w:ascii="Times New Roman" w:hAnsi="Times New Roman" w:cs="Times New Roman"/>
          <w:noProof/>
          <w:sz w:val="24"/>
          <w:szCs w:val="24"/>
        </w:rPr>
        <w:t>however</w:t>
      </w:r>
      <w:r w:rsidR="00637C1C" w:rsidRPr="00637C1C">
        <w:rPr>
          <w:rFonts w:ascii="Times New Roman" w:hAnsi="Times New Roman" w:cs="Times New Roman"/>
          <w:sz w:val="24"/>
          <w:szCs w:val="24"/>
        </w:rPr>
        <w:t xml:space="preserve"> an “all hands on deck” cross-sector strategy will likely be necessary. Conservation efforts that incorporate milkweed along with grassland cover and diverse nectar resources can help to ensure a stable monarch population while also providing important habitat for other species and additio</w:t>
      </w:r>
      <w:r w:rsidR="00637C1C">
        <w:rPr>
          <w:rFonts w:ascii="Times New Roman" w:hAnsi="Times New Roman" w:cs="Times New Roman"/>
          <w:sz w:val="24"/>
          <w:szCs w:val="24"/>
        </w:rPr>
        <w:t>nal ecosystem service</w:t>
      </w:r>
      <w:r w:rsidR="00566ADC">
        <w:rPr>
          <w:rFonts w:ascii="Times New Roman" w:hAnsi="Times New Roman" w:cs="Times New Roman"/>
          <w:sz w:val="24"/>
          <w:szCs w:val="24"/>
        </w:rPr>
        <w:t>s</w:t>
      </w:r>
      <w:r w:rsidR="00B84BFE">
        <w:rPr>
          <w:rFonts w:ascii="Times New Roman" w:hAnsi="Times New Roman" w:cs="Times New Roman"/>
          <w:sz w:val="24"/>
          <w:szCs w:val="24"/>
        </w:rPr>
        <w:t xml:space="preserve">. Combinations of policy changes and innovative economic tools have the potential to tip the balance of the agro-ecological landscape toward one allowing robust populations of the iconic </w:t>
      </w:r>
      <w:r w:rsidR="00936F7F">
        <w:rPr>
          <w:rFonts w:ascii="Times New Roman" w:hAnsi="Times New Roman" w:cs="Times New Roman"/>
          <w:sz w:val="24"/>
          <w:szCs w:val="24"/>
        </w:rPr>
        <w:t xml:space="preserve">migratory </w:t>
      </w:r>
      <w:r w:rsidR="00B84BFE">
        <w:rPr>
          <w:rFonts w:ascii="Times New Roman" w:hAnsi="Times New Roman" w:cs="Times New Roman"/>
          <w:sz w:val="24"/>
          <w:szCs w:val="24"/>
        </w:rPr>
        <w:t>monarch butterfly.</w:t>
      </w:r>
    </w:p>
    <w:p w14:paraId="766C30FE" w14:textId="77777777" w:rsidR="008C6C3A" w:rsidRPr="00A737D0" w:rsidRDefault="008C6C3A" w:rsidP="007D58DD">
      <w:pPr>
        <w:spacing w:before="240" w:line="480" w:lineRule="auto"/>
        <w:rPr>
          <w:rFonts w:ascii="Times New Roman" w:hAnsi="Times New Roman" w:cs="Times New Roman"/>
          <w:sz w:val="24"/>
          <w:szCs w:val="24"/>
        </w:rPr>
      </w:pPr>
    </w:p>
    <w:p w14:paraId="3785BA70" w14:textId="77777777" w:rsidR="00AA2740" w:rsidRPr="00A737D0" w:rsidRDefault="00AA2740" w:rsidP="00ED6049">
      <w:pPr>
        <w:spacing w:before="240" w:line="480" w:lineRule="auto"/>
        <w:rPr>
          <w:rFonts w:ascii="Times New Roman" w:hAnsi="Times New Roman" w:cs="Times New Roman"/>
          <w:b/>
          <w:sz w:val="24"/>
          <w:szCs w:val="24"/>
        </w:rPr>
      </w:pPr>
      <w:r w:rsidRPr="00A737D0">
        <w:rPr>
          <w:rFonts w:ascii="Times New Roman" w:hAnsi="Times New Roman" w:cs="Times New Roman"/>
          <w:b/>
          <w:sz w:val="24"/>
          <w:szCs w:val="24"/>
        </w:rPr>
        <w:t>Acknowledgments</w:t>
      </w:r>
    </w:p>
    <w:p w14:paraId="392E72EB" w14:textId="2883B91A" w:rsidR="00006094" w:rsidRDefault="00006094" w:rsidP="007D58DD">
      <w:pPr>
        <w:spacing w:before="240" w:line="480" w:lineRule="auto"/>
        <w:rPr>
          <w:rFonts w:ascii="Times New Roman" w:hAnsi="Times New Roman" w:cs="Times New Roman"/>
          <w:sz w:val="24"/>
          <w:szCs w:val="24"/>
        </w:rPr>
      </w:pPr>
      <w:r w:rsidRPr="00A737D0">
        <w:rPr>
          <w:rFonts w:ascii="Times New Roman" w:hAnsi="Times New Roman" w:cs="Times New Roman"/>
          <w:sz w:val="24"/>
          <w:szCs w:val="24"/>
        </w:rPr>
        <w:t xml:space="preserve">This work was conducted </w:t>
      </w:r>
      <w:r w:rsidR="00C86230">
        <w:rPr>
          <w:rFonts w:ascii="Times New Roman" w:hAnsi="Times New Roman" w:cs="Times New Roman"/>
          <w:sz w:val="24"/>
          <w:szCs w:val="24"/>
        </w:rPr>
        <w:t xml:space="preserve">through </w:t>
      </w:r>
      <w:r w:rsidRPr="00A737D0">
        <w:rPr>
          <w:rFonts w:ascii="Times New Roman" w:hAnsi="Times New Roman" w:cs="Times New Roman"/>
          <w:sz w:val="24"/>
          <w:szCs w:val="24"/>
        </w:rPr>
        <w:t>the Monarch Conservation Science Partnership supported by the</w:t>
      </w:r>
      <w:r w:rsidR="00C86230" w:rsidRPr="00C86230">
        <w:t xml:space="preserve"> </w:t>
      </w:r>
      <w:r w:rsidR="00C86230" w:rsidRPr="00C86230">
        <w:rPr>
          <w:rFonts w:ascii="Times New Roman" w:hAnsi="Times New Roman" w:cs="Times New Roman"/>
          <w:sz w:val="24"/>
          <w:szCs w:val="24"/>
        </w:rPr>
        <w:t>U.S. Geological Survey</w:t>
      </w:r>
      <w:r w:rsidR="00C86230">
        <w:rPr>
          <w:rFonts w:ascii="Times New Roman" w:hAnsi="Times New Roman" w:cs="Times New Roman"/>
          <w:sz w:val="24"/>
          <w:szCs w:val="24"/>
        </w:rPr>
        <w:t>’s</w:t>
      </w:r>
      <w:r w:rsidRPr="00A737D0">
        <w:rPr>
          <w:rFonts w:ascii="Times New Roman" w:hAnsi="Times New Roman" w:cs="Times New Roman"/>
          <w:sz w:val="24"/>
          <w:szCs w:val="24"/>
        </w:rPr>
        <w:t xml:space="preserve"> John Wesley Powell Center for Analy</w:t>
      </w:r>
      <w:r w:rsidR="00C86230">
        <w:rPr>
          <w:rFonts w:ascii="Times New Roman" w:hAnsi="Times New Roman" w:cs="Times New Roman"/>
          <w:sz w:val="24"/>
          <w:szCs w:val="24"/>
        </w:rPr>
        <w:t>sis and Synthesis</w:t>
      </w:r>
      <w:ins w:id="61" w:author="Hilburger, Steven B." w:date="2017-01-03T16:41:00Z">
        <w:r w:rsidR="004D2DE3">
          <w:rPr>
            <w:rFonts w:ascii="Times New Roman" w:hAnsi="Times New Roman" w:cs="Times New Roman"/>
            <w:sz w:val="24"/>
            <w:szCs w:val="24"/>
          </w:rPr>
          <w:t xml:space="preserve"> and the</w:t>
        </w:r>
      </w:ins>
      <w:ins w:id="62" w:author="Hilburger, Steven B." w:date="2017-01-03T16:42:00Z">
        <w:r w:rsidR="004D2DE3">
          <w:rPr>
            <w:rFonts w:ascii="Times New Roman" w:hAnsi="Times New Roman" w:cs="Times New Roman"/>
            <w:sz w:val="24"/>
            <w:szCs w:val="24"/>
          </w:rPr>
          <w:t xml:space="preserve"> U.S. Geological Survey’s Ecosystems Mission Area</w:t>
        </w:r>
      </w:ins>
      <w:ins w:id="63" w:author="Hilburger, Steven B." w:date="2017-01-03T16:41:00Z">
        <w:r w:rsidR="004D2DE3">
          <w:rPr>
            <w:rFonts w:ascii="Times New Roman" w:hAnsi="Times New Roman" w:cs="Times New Roman"/>
            <w:sz w:val="24"/>
            <w:szCs w:val="24"/>
          </w:rPr>
          <w:t xml:space="preserve"> </w:t>
        </w:r>
      </w:ins>
      <w:r w:rsidRPr="00A737D0">
        <w:rPr>
          <w:rFonts w:ascii="Times New Roman" w:hAnsi="Times New Roman" w:cs="Times New Roman"/>
          <w:sz w:val="24"/>
          <w:szCs w:val="24"/>
        </w:rPr>
        <w:t xml:space="preserve">. </w:t>
      </w:r>
      <w:r w:rsidR="00D136B9">
        <w:rPr>
          <w:rFonts w:ascii="Times New Roman" w:hAnsi="Times New Roman" w:cs="Times New Roman"/>
          <w:sz w:val="24"/>
          <w:szCs w:val="24"/>
        </w:rPr>
        <w:t>Comments on this</w:t>
      </w:r>
      <w:r w:rsidR="00A977F2">
        <w:rPr>
          <w:rFonts w:ascii="Times New Roman" w:hAnsi="Times New Roman" w:cs="Times New Roman"/>
          <w:sz w:val="24"/>
          <w:szCs w:val="24"/>
        </w:rPr>
        <w:t xml:space="preserve"> manuscript from K. </w:t>
      </w:r>
      <w:r w:rsidR="00A977F2">
        <w:rPr>
          <w:rFonts w:ascii="Times New Roman" w:hAnsi="Times New Roman" w:cs="Times New Roman"/>
          <w:sz w:val="24"/>
          <w:szCs w:val="24"/>
        </w:rPr>
        <w:lastRenderedPageBreak/>
        <w:t xml:space="preserve">Aagaard, </w:t>
      </w:r>
      <w:r w:rsidR="00D136B9">
        <w:rPr>
          <w:rFonts w:ascii="Times New Roman" w:hAnsi="Times New Roman" w:cs="Times New Roman"/>
          <w:sz w:val="24"/>
          <w:szCs w:val="24"/>
        </w:rPr>
        <w:t>J. Stanton</w:t>
      </w:r>
      <w:r w:rsidR="00A977F2">
        <w:rPr>
          <w:rFonts w:ascii="Times New Roman" w:hAnsi="Times New Roman" w:cs="Times New Roman"/>
          <w:sz w:val="24"/>
          <w:szCs w:val="24"/>
        </w:rPr>
        <w:t>, and two anonymous reviewers</w:t>
      </w:r>
      <w:r w:rsidR="00D136B9">
        <w:rPr>
          <w:rFonts w:ascii="Times New Roman" w:hAnsi="Times New Roman" w:cs="Times New Roman"/>
          <w:sz w:val="24"/>
          <w:szCs w:val="24"/>
        </w:rPr>
        <w:t xml:space="preserve"> are appreciated. </w:t>
      </w:r>
      <w:r w:rsidRPr="00A737D0">
        <w:rPr>
          <w:rFonts w:ascii="Times New Roman" w:hAnsi="Times New Roman" w:cs="Times New Roman"/>
          <w:sz w:val="24"/>
          <w:szCs w:val="24"/>
        </w:rPr>
        <w:t>Any use of trade, product, or firm names are for descriptive purposes only and do not imply endorsement by the U.S</w:t>
      </w:r>
      <w:r w:rsidR="00D136B9">
        <w:rPr>
          <w:rFonts w:ascii="Times New Roman" w:hAnsi="Times New Roman" w:cs="Times New Roman"/>
          <w:sz w:val="24"/>
          <w:szCs w:val="24"/>
        </w:rPr>
        <w:t>. Government. V</w:t>
      </w:r>
      <w:r w:rsidRPr="00A737D0">
        <w:rPr>
          <w:rFonts w:ascii="Times New Roman" w:hAnsi="Times New Roman" w:cs="Times New Roman"/>
          <w:sz w:val="24"/>
          <w:szCs w:val="24"/>
        </w:rPr>
        <w:t xml:space="preserve">iews expressed in this article do not necessarily represent </w:t>
      </w:r>
      <w:r w:rsidR="00D136B9">
        <w:rPr>
          <w:rFonts w:ascii="Times New Roman" w:hAnsi="Times New Roman" w:cs="Times New Roman"/>
          <w:sz w:val="24"/>
          <w:szCs w:val="24"/>
        </w:rPr>
        <w:t>those</w:t>
      </w:r>
      <w:r w:rsidRPr="00A737D0">
        <w:rPr>
          <w:rFonts w:ascii="Times New Roman" w:hAnsi="Times New Roman" w:cs="Times New Roman"/>
          <w:sz w:val="24"/>
          <w:szCs w:val="24"/>
        </w:rPr>
        <w:t xml:space="preserve"> of the U.S. Fish and Wildlife Service.</w:t>
      </w:r>
      <w:r w:rsidR="00B75E56">
        <w:rPr>
          <w:rFonts w:ascii="Times New Roman" w:hAnsi="Times New Roman" w:cs="Times New Roman"/>
          <w:sz w:val="24"/>
          <w:szCs w:val="24"/>
        </w:rPr>
        <w:t xml:space="preserve"> The authors declare no conflicts of interest.</w:t>
      </w:r>
    </w:p>
    <w:p w14:paraId="4CB37CA9" w14:textId="77777777" w:rsidR="00CC31EB" w:rsidRPr="00A737D0" w:rsidRDefault="00CC31EB" w:rsidP="007D58DD">
      <w:pPr>
        <w:spacing w:before="240" w:line="480" w:lineRule="auto"/>
        <w:rPr>
          <w:rFonts w:ascii="Times New Roman" w:hAnsi="Times New Roman" w:cs="Times New Roman"/>
          <w:sz w:val="24"/>
          <w:szCs w:val="24"/>
        </w:rPr>
      </w:pPr>
    </w:p>
    <w:p w14:paraId="3814E346" w14:textId="420A5C7E" w:rsidR="00A0090D" w:rsidRPr="00A737D0" w:rsidRDefault="007D58DD" w:rsidP="00825D32">
      <w:pPr>
        <w:spacing w:line="480" w:lineRule="auto"/>
        <w:rPr>
          <w:rFonts w:ascii="Times New Roman" w:hAnsi="Times New Roman" w:cs="Times New Roman"/>
          <w:b/>
          <w:sz w:val="24"/>
          <w:szCs w:val="24"/>
        </w:rPr>
      </w:pPr>
      <w:r>
        <w:rPr>
          <w:rFonts w:ascii="Times New Roman" w:hAnsi="Times New Roman" w:cs="Times New Roman"/>
          <w:b/>
          <w:sz w:val="24"/>
          <w:szCs w:val="24"/>
        </w:rPr>
        <w:t>References</w:t>
      </w:r>
    </w:p>
    <w:p w14:paraId="546AF125" w14:textId="19EF6B9D" w:rsidR="007D7A2D" w:rsidRDefault="007D7A2D" w:rsidP="00F05541">
      <w:pPr>
        <w:spacing w:line="480" w:lineRule="auto"/>
        <w:ind w:left="360" w:hanging="360"/>
        <w:rPr>
          <w:rFonts w:ascii="Times New Roman" w:hAnsi="Times New Roman" w:cs="Times New Roman"/>
          <w:sz w:val="24"/>
          <w:szCs w:val="24"/>
        </w:rPr>
      </w:pPr>
      <w:r w:rsidRPr="007D7A2D">
        <w:rPr>
          <w:rFonts w:ascii="Times New Roman" w:hAnsi="Times New Roman" w:cs="Times New Roman"/>
          <w:sz w:val="24"/>
          <w:szCs w:val="24"/>
        </w:rPr>
        <w:t xml:space="preserve">Asbjornsen, </w:t>
      </w:r>
      <w:r>
        <w:rPr>
          <w:rFonts w:ascii="Times New Roman" w:hAnsi="Times New Roman" w:cs="Times New Roman"/>
          <w:sz w:val="24"/>
          <w:szCs w:val="24"/>
        </w:rPr>
        <w:t xml:space="preserve">H., </w:t>
      </w:r>
      <w:r w:rsidRPr="007D7A2D">
        <w:rPr>
          <w:rFonts w:ascii="Times New Roman" w:hAnsi="Times New Roman" w:cs="Times New Roman"/>
          <w:sz w:val="24"/>
          <w:szCs w:val="24"/>
        </w:rPr>
        <w:t xml:space="preserve">Hernandez-Santana, </w:t>
      </w:r>
      <w:r>
        <w:rPr>
          <w:rFonts w:ascii="Times New Roman" w:hAnsi="Times New Roman" w:cs="Times New Roman"/>
          <w:sz w:val="24"/>
          <w:szCs w:val="24"/>
        </w:rPr>
        <w:t xml:space="preserve">V., </w:t>
      </w:r>
      <w:r w:rsidRPr="007D7A2D">
        <w:rPr>
          <w:rFonts w:ascii="Times New Roman" w:hAnsi="Times New Roman" w:cs="Times New Roman"/>
          <w:sz w:val="24"/>
          <w:szCs w:val="24"/>
        </w:rPr>
        <w:t>Liebman,</w:t>
      </w:r>
      <w:r>
        <w:rPr>
          <w:rFonts w:ascii="Times New Roman" w:hAnsi="Times New Roman" w:cs="Times New Roman"/>
          <w:sz w:val="24"/>
          <w:szCs w:val="24"/>
        </w:rPr>
        <w:t xml:space="preserve"> M.,</w:t>
      </w:r>
      <w:r w:rsidRPr="007D7A2D">
        <w:rPr>
          <w:rFonts w:ascii="Times New Roman" w:hAnsi="Times New Roman" w:cs="Times New Roman"/>
          <w:sz w:val="24"/>
          <w:szCs w:val="24"/>
        </w:rPr>
        <w:t xml:space="preserve"> Bayala, J.</w:t>
      </w:r>
      <w:r>
        <w:rPr>
          <w:rFonts w:ascii="Times New Roman" w:hAnsi="Times New Roman" w:cs="Times New Roman"/>
          <w:sz w:val="24"/>
          <w:szCs w:val="24"/>
        </w:rPr>
        <w:t>,</w:t>
      </w:r>
      <w:r w:rsidRPr="007D7A2D">
        <w:rPr>
          <w:rFonts w:ascii="Times New Roman" w:hAnsi="Times New Roman" w:cs="Times New Roman"/>
          <w:sz w:val="24"/>
          <w:szCs w:val="24"/>
        </w:rPr>
        <w:t xml:space="preserve"> Chen, </w:t>
      </w:r>
      <w:r>
        <w:rPr>
          <w:rFonts w:ascii="Times New Roman" w:hAnsi="Times New Roman" w:cs="Times New Roman"/>
          <w:sz w:val="24"/>
          <w:szCs w:val="24"/>
        </w:rPr>
        <w:t xml:space="preserve">J., </w:t>
      </w:r>
      <w:r w:rsidRPr="007D7A2D">
        <w:rPr>
          <w:rFonts w:ascii="Times New Roman" w:hAnsi="Times New Roman" w:cs="Times New Roman"/>
          <w:sz w:val="24"/>
          <w:szCs w:val="24"/>
        </w:rPr>
        <w:t xml:space="preserve">Helmers, </w:t>
      </w:r>
      <w:r>
        <w:rPr>
          <w:rFonts w:ascii="Times New Roman" w:hAnsi="Times New Roman" w:cs="Times New Roman"/>
          <w:sz w:val="24"/>
          <w:szCs w:val="24"/>
        </w:rPr>
        <w:t xml:space="preserve">M., Ong, C. K., </w:t>
      </w:r>
      <w:r w:rsidR="00B75E56">
        <w:rPr>
          <w:rFonts w:ascii="Times New Roman" w:hAnsi="Times New Roman" w:cs="Times New Roman"/>
          <w:sz w:val="24"/>
          <w:szCs w:val="24"/>
        </w:rPr>
        <w:t>and</w:t>
      </w:r>
      <w:r w:rsidRPr="007D7A2D">
        <w:rPr>
          <w:rFonts w:ascii="Times New Roman" w:hAnsi="Times New Roman" w:cs="Times New Roman"/>
          <w:sz w:val="24"/>
          <w:szCs w:val="24"/>
        </w:rPr>
        <w:t xml:space="preserve"> Schulte</w:t>
      </w:r>
      <w:r>
        <w:rPr>
          <w:rFonts w:ascii="Times New Roman" w:hAnsi="Times New Roman" w:cs="Times New Roman"/>
          <w:sz w:val="24"/>
          <w:szCs w:val="24"/>
        </w:rPr>
        <w:t>, L. A.</w:t>
      </w:r>
      <w:r w:rsidRPr="007D7A2D">
        <w:rPr>
          <w:rFonts w:ascii="Times New Roman" w:hAnsi="Times New Roman" w:cs="Times New Roman"/>
          <w:sz w:val="24"/>
          <w:szCs w:val="24"/>
        </w:rPr>
        <w:t xml:space="preserve"> (2014). Targeting perennial vegetation in agricultural landscapes f</w:t>
      </w:r>
      <w:r>
        <w:rPr>
          <w:rFonts w:ascii="Times New Roman" w:hAnsi="Times New Roman" w:cs="Times New Roman"/>
          <w:sz w:val="24"/>
          <w:szCs w:val="24"/>
        </w:rPr>
        <w:t>or enhancing ecosystem services</w:t>
      </w:r>
      <w:r w:rsidRPr="007D7A2D">
        <w:rPr>
          <w:rFonts w:ascii="Times New Roman" w:hAnsi="Times New Roman" w:cs="Times New Roman"/>
          <w:sz w:val="24"/>
          <w:szCs w:val="24"/>
        </w:rPr>
        <w:t xml:space="preserve">. </w:t>
      </w:r>
      <w:r w:rsidR="00B94ACB" w:rsidRPr="00B94ACB">
        <w:rPr>
          <w:rFonts w:ascii="Times New Roman" w:hAnsi="Times New Roman" w:cs="Times New Roman"/>
          <w:sz w:val="24"/>
          <w:szCs w:val="24"/>
        </w:rPr>
        <w:t>Renew</w:t>
      </w:r>
      <w:r w:rsidR="00B94ACB">
        <w:rPr>
          <w:rFonts w:ascii="Times New Roman" w:hAnsi="Times New Roman" w:cs="Times New Roman"/>
          <w:sz w:val="24"/>
          <w:szCs w:val="24"/>
        </w:rPr>
        <w:t>.</w:t>
      </w:r>
      <w:r w:rsidR="00B94ACB" w:rsidRPr="00B94ACB">
        <w:rPr>
          <w:rFonts w:ascii="Times New Roman" w:hAnsi="Times New Roman" w:cs="Times New Roman"/>
          <w:sz w:val="24"/>
          <w:szCs w:val="24"/>
        </w:rPr>
        <w:t xml:space="preserve"> Agr</w:t>
      </w:r>
      <w:r w:rsidR="00B94ACB">
        <w:rPr>
          <w:rFonts w:ascii="Times New Roman" w:hAnsi="Times New Roman" w:cs="Times New Roman"/>
          <w:sz w:val="24"/>
          <w:szCs w:val="24"/>
        </w:rPr>
        <w:t>.</w:t>
      </w:r>
      <w:r w:rsidR="00B94ACB" w:rsidRPr="00B94ACB">
        <w:rPr>
          <w:rFonts w:ascii="Times New Roman" w:hAnsi="Times New Roman" w:cs="Times New Roman"/>
          <w:sz w:val="24"/>
          <w:szCs w:val="24"/>
        </w:rPr>
        <w:t xml:space="preserve"> Food Syst</w:t>
      </w:r>
      <w:r w:rsidR="00B94ACB">
        <w:rPr>
          <w:rFonts w:ascii="Times New Roman" w:hAnsi="Times New Roman" w:cs="Times New Roman"/>
          <w:sz w:val="24"/>
          <w:szCs w:val="24"/>
        </w:rPr>
        <w:t>.</w:t>
      </w:r>
      <w:r w:rsidR="00B94ACB" w:rsidRPr="00B94ACB">
        <w:rPr>
          <w:rFonts w:ascii="Times New Roman" w:hAnsi="Times New Roman" w:cs="Times New Roman"/>
          <w:sz w:val="24"/>
          <w:szCs w:val="24"/>
        </w:rPr>
        <w:t xml:space="preserve"> </w:t>
      </w:r>
      <w:r w:rsidRPr="007D7A2D">
        <w:rPr>
          <w:rFonts w:ascii="Times New Roman" w:hAnsi="Times New Roman" w:cs="Times New Roman"/>
          <w:sz w:val="24"/>
          <w:szCs w:val="24"/>
        </w:rPr>
        <w:t>29</w:t>
      </w:r>
      <w:r>
        <w:rPr>
          <w:rFonts w:ascii="Times New Roman" w:hAnsi="Times New Roman" w:cs="Times New Roman"/>
          <w:sz w:val="24"/>
          <w:szCs w:val="24"/>
        </w:rPr>
        <w:t>:</w:t>
      </w:r>
      <w:r w:rsidRPr="007D7A2D">
        <w:rPr>
          <w:rFonts w:ascii="Times New Roman" w:hAnsi="Times New Roman" w:cs="Times New Roman"/>
          <w:sz w:val="24"/>
          <w:szCs w:val="24"/>
        </w:rPr>
        <w:t>101</w:t>
      </w:r>
      <w:r>
        <w:rPr>
          <w:rFonts w:ascii="Times New Roman" w:hAnsi="Times New Roman" w:cs="Times New Roman"/>
          <w:sz w:val="24"/>
          <w:szCs w:val="24"/>
        </w:rPr>
        <w:t>–125</w:t>
      </w:r>
      <w:r w:rsidRPr="007D7A2D">
        <w:rPr>
          <w:rFonts w:ascii="Times New Roman" w:hAnsi="Times New Roman" w:cs="Times New Roman"/>
          <w:sz w:val="24"/>
          <w:szCs w:val="24"/>
        </w:rPr>
        <w:t xml:space="preserve">. </w:t>
      </w:r>
    </w:p>
    <w:p w14:paraId="5999ABBA" w14:textId="4BCDB7F6" w:rsidR="00F05541" w:rsidRPr="00F05541" w:rsidRDefault="00F05541" w:rsidP="00F05541">
      <w:pPr>
        <w:spacing w:line="480" w:lineRule="auto"/>
        <w:ind w:left="360" w:hanging="360"/>
        <w:rPr>
          <w:rFonts w:ascii="Times New Roman" w:hAnsi="Times New Roman" w:cs="Times New Roman"/>
          <w:sz w:val="24"/>
          <w:szCs w:val="24"/>
        </w:rPr>
      </w:pPr>
      <w:r w:rsidRPr="00F05541">
        <w:rPr>
          <w:rFonts w:ascii="Times New Roman" w:hAnsi="Times New Roman" w:cs="Times New Roman"/>
          <w:sz w:val="24"/>
          <w:szCs w:val="24"/>
        </w:rPr>
        <w:t>Bongiovanni,</w:t>
      </w:r>
      <w:r>
        <w:rPr>
          <w:rFonts w:ascii="Times New Roman" w:hAnsi="Times New Roman" w:cs="Times New Roman"/>
          <w:sz w:val="24"/>
          <w:szCs w:val="24"/>
        </w:rPr>
        <w:t xml:space="preserve"> R.</w:t>
      </w:r>
      <w:r w:rsidR="00B63CB3">
        <w:rPr>
          <w:rFonts w:ascii="Times New Roman" w:hAnsi="Times New Roman" w:cs="Times New Roman"/>
          <w:sz w:val="24"/>
          <w:szCs w:val="24"/>
        </w:rPr>
        <w:t xml:space="preserve"> </w:t>
      </w:r>
      <w:r w:rsidR="00B75E56">
        <w:rPr>
          <w:rFonts w:ascii="Times New Roman" w:hAnsi="Times New Roman" w:cs="Times New Roman"/>
          <w:sz w:val="24"/>
          <w:szCs w:val="24"/>
        </w:rPr>
        <w:t>and</w:t>
      </w:r>
      <w:r w:rsidR="00B63CB3">
        <w:rPr>
          <w:rFonts w:ascii="Times New Roman" w:hAnsi="Times New Roman" w:cs="Times New Roman"/>
          <w:sz w:val="24"/>
          <w:szCs w:val="24"/>
        </w:rPr>
        <w:t xml:space="preserve"> </w:t>
      </w:r>
      <w:r w:rsidRPr="00F05541">
        <w:rPr>
          <w:rFonts w:ascii="Times New Roman" w:hAnsi="Times New Roman" w:cs="Times New Roman"/>
          <w:sz w:val="24"/>
          <w:szCs w:val="24"/>
        </w:rPr>
        <w:t>Lowenberg-Deboer</w:t>
      </w:r>
      <w:r w:rsidR="00B63CB3">
        <w:rPr>
          <w:rFonts w:ascii="Times New Roman" w:hAnsi="Times New Roman" w:cs="Times New Roman"/>
          <w:sz w:val="24"/>
          <w:szCs w:val="24"/>
        </w:rPr>
        <w:t>, J</w:t>
      </w:r>
      <w:r>
        <w:rPr>
          <w:rFonts w:ascii="Times New Roman" w:hAnsi="Times New Roman" w:cs="Times New Roman"/>
          <w:sz w:val="24"/>
          <w:szCs w:val="24"/>
        </w:rPr>
        <w:t xml:space="preserve">. </w:t>
      </w:r>
      <w:r w:rsidR="00B63CB3">
        <w:rPr>
          <w:rFonts w:ascii="Times New Roman" w:hAnsi="Times New Roman" w:cs="Times New Roman"/>
          <w:sz w:val="24"/>
          <w:szCs w:val="24"/>
        </w:rPr>
        <w:t>(</w:t>
      </w:r>
      <w:r>
        <w:rPr>
          <w:rFonts w:ascii="Times New Roman" w:hAnsi="Times New Roman" w:cs="Times New Roman"/>
          <w:sz w:val="24"/>
          <w:szCs w:val="24"/>
        </w:rPr>
        <w:t>2004</w:t>
      </w:r>
      <w:r w:rsidR="00B63CB3">
        <w:rPr>
          <w:rFonts w:ascii="Times New Roman" w:hAnsi="Times New Roman" w:cs="Times New Roman"/>
          <w:sz w:val="24"/>
          <w:szCs w:val="24"/>
        </w:rPr>
        <w:t>)</w:t>
      </w:r>
      <w:r>
        <w:rPr>
          <w:rFonts w:ascii="Times New Roman" w:hAnsi="Times New Roman" w:cs="Times New Roman"/>
          <w:sz w:val="24"/>
          <w:szCs w:val="24"/>
        </w:rPr>
        <w:t xml:space="preserve">. </w:t>
      </w:r>
      <w:r w:rsidRPr="00F05541">
        <w:rPr>
          <w:rFonts w:ascii="Times New Roman" w:hAnsi="Times New Roman" w:cs="Times New Roman"/>
          <w:sz w:val="24"/>
          <w:szCs w:val="24"/>
        </w:rPr>
        <w:t xml:space="preserve">Precision </w:t>
      </w:r>
      <w:r>
        <w:rPr>
          <w:rFonts w:ascii="Times New Roman" w:hAnsi="Times New Roman" w:cs="Times New Roman"/>
          <w:sz w:val="24"/>
          <w:szCs w:val="24"/>
        </w:rPr>
        <w:t>a</w:t>
      </w:r>
      <w:r w:rsidRPr="00F05541">
        <w:rPr>
          <w:rFonts w:ascii="Times New Roman" w:hAnsi="Times New Roman" w:cs="Times New Roman"/>
          <w:sz w:val="24"/>
          <w:szCs w:val="24"/>
        </w:rPr>
        <w:t xml:space="preserve">griculture and </w:t>
      </w:r>
      <w:r>
        <w:rPr>
          <w:rFonts w:ascii="Times New Roman" w:hAnsi="Times New Roman" w:cs="Times New Roman"/>
          <w:sz w:val="24"/>
          <w:szCs w:val="24"/>
        </w:rPr>
        <w:t>s</w:t>
      </w:r>
      <w:r w:rsidRPr="00F05541">
        <w:rPr>
          <w:rFonts w:ascii="Times New Roman" w:hAnsi="Times New Roman" w:cs="Times New Roman"/>
          <w:sz w:val="24"/>
          <w:szCs w:val="24"/>
        </w:rPr>
        <w:t>ustainability</w:t>
      </w:r>
      <w:r>
        <w:rPr>
          <w:rFonts w:ascii="Times New Roman" w:hAnsi="Times New Roman" w:cs="Times New Roman"/>
          <w:sz w:val="24"/>
          <w:szCs w:val="24"/>
        </w:rPr>
        <w:t xml:space="preserve">. </w:t>
      </w:r>
      <w:r w:rsidR="00B94ACB" w:rsidRPr="00B94ACB">
        <w:rPr>
          <w:rFonts w:ascii="Times New Roman" w:hAnsi="Times New Roman" w:cs="Times New Roman"/>
          <w:sz w:val="24"/>
          <w:szCs w:val="24"/>
        </w:rPr>
        <w:t>Precis</w:t>
      </w:r>
      <w:r w:rsidR="00B94ACB">
        <w:rPr>
          <w:rFonts w:ascii="Times New Roman" w:hAnsi="Times New Roman" w:cs="Times New Roman"/>
          <w:sz w:val="24"/>
          <w:szCs w:val="24"/>
        </w:rPr>
        <w:t>.</w:t>
      </w:r>
      <w:r w:rsidR="00B94ACB" w:rsidRPr="00B94ACB">
        <w:rPr>
          <w:rFonts w:ascii="Times New Roman" w:hAnsi="Times New Roman" w:cs="Times New Roman"/>
          <w:sz w:val="24"/>
          <w:szCs w:val="24"/>
        </w:rPr>
        <w:t xml:space="preserve"> Agric</w:t>
      </w:r>
      <w:r w:rsidR="00B94ACB">
        <w:rPr>
          <w:rFonts w:ascii="Times New Roman" w:hAnsi="Times New Roman" w:cs="Times New Roman"/>
          <w:sz w:val="24"/>
          <w:szCs w:val="24"/>
        </w:rPr>
        <w:t>.</w:t>
      </w:r>
      <w:r w:rsidR="00B94ACB" w:rsidRPr="00B94ACB">
        <w:rPr>
          <w:rFonts w:ascii="Times New Roman" w:hAnsi="Times New Roman" w:cs="Times New Roman"/>
          <w:sz w:val="24"/>
          <w:szCs w:val="24"/>
        </w:rPr>
        <w:t xml:space="preserve"> </w:t>
      </w:r>
      <w:r w:rsidRPr="00F05541">
        <w:rPr>
          <w:rFonts w:ascii="Times New Roman" w:hAnsi="Times New Roman" w:cs="Times New Roman"/>
          <w:sz w:val="24"/>
          <w:szCs w:val="24"/>
        </w:rPr>
        <w:t>5</w:t>
      </w:r>
      <w:r>
        <w:rPr>
          <w:rFonts w:ascii="Times New Roman" w:hAnsi="Times New Roman" w:cs="Times New Roman"/>
          <w:sz w:val="24"/>
          <w:szCs w:val="24"/>
        </w:rPr>
        <w:t>:</w:t>
      </w:r>
      <w:r w:rsidRPr="00F05541">
        <w:rPr>
          <w:rFonts w:ascii="Times New Roman" w:hAnsi="Times New Roman" w:cs="Times New Roman"/>
          <w:sz w:val="24"/>
          <w:szCs w:val="24"/>
        </w:rPr>
        <w:t>359</w:t>
      </w:r>
      <w:r w:rsidRPr="00A737D0">
        <w:rPr>
          <w:rFonts w:ascii="Times New Roman" w:hAnsi="Times New Roman" w:cs="Times New Roman"/>
          <w:sz w:val="24"/>
          <w:szCs w:val="24"/>
        </w:rPr>
        <w:t>–</w:t>
      </w:r>
      <w:r w:rsidRPr="00F05541">
        <w:rPr>
          <w:rFonts w:ascii="Times New Roman" w:hAnsi="Times New Roman" w:cs="Times New Roman"/>
          <w:sz w:val="24"/>
          <w:szCs w:val="24"/>
        </w:rPr>
        <w:t>387</w:t>
      </w:r>
      <w:r>
        <w:rPr>
          <w:rFonts w:ascii="Times New Roman" w:hAnsi="Times New Roman" w:cs="Times New Roman"/>
          <w:sz w:val="24"/>
          <w:szCs w:val="24"/>
        </w:rPr>
        <w:t>.</w:t>
      </w:r>
    </w:p>
    <w:p w14:paraId="4B8ABF79" w14:textId="2874E19E" w:rsidR="00963FC7" w:rsidRPr="00A737D0" w:rsidRDefault="00963FC7"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Brandes, E., McNunn, </w:t>
      </w:r>
      <w:r w:rsidR="00B63CB3" w:rsidRPr="00A737D0">
        <w:rPr>
          <w:rFonts w:ascii="Times New Roman" w:hAnsi="Times New Roman" w:cs="Times New Roman"/>
          <w:sz w:val="24"/>
          <w:szCs w:val="24"/>
        </w:rPr>
        <w:t>G.</w:t>
      </w:r>
      <w:r w:rsidR="00B63CB3">
        <w:rPr>
          <w:rFonts w:ascii="Times New Roman" w:hAnsi="Times New Roman" w:cs="Times New Roman"/>
          <w:sz w:val="24"/>
          <w:szCs w:val="24"/>
        </w:rPr>
        <w:t xml:space="preserve"> </w:t>
      </w:r>
      <w:r w:rsidR="00B63CB3" w:rsidRPr="00A737D0">
        <w:rPr>
          <w:rFonts w:ascii="Times New Roman" w:hAnsi="Times New Roman" w:cs="Times New Roman"/>
          <w:sz w:val="24"/>
          <w:szCs w:val="24"/>
        </w:rPr>
        <w:t>S.</w:t>
      </w:r>
      <w:r w:rsidR="00B63CB3">
        <w:rPr>
          <w:rFonts w:ascii="Times New Roman" w:hAnsi="Times New Roman" w:cs="Times New Roman"/>
          <w:sz w:val="24"/>
          <w:szCs w:val="24"/>
        </w:rPr>
        <w:t>,</w:t>
      </w:r>
      <w:r w:rsidR="00B63CB3" w:rsidRPr="00A737D0">
        <w:rPr>
          <w:rFonts w:ascii="Times New Roman" w:hAnsi="Times New Roman" w:cs="Times New Roman"/>
          <w:sz w:val="24"/>
          <w:szCs w:val="24"/>
        </w:rPr>
        <w:t xml:space="preserve"> </w:t>
      </w:r>
      <w:r w:rsidRPr="00A737D0">
        <w:rPr>
          <w:rFonts w:ascii="Times New Roman" w:hAnsi="Times New Roman" w:cs="Times New Roman"/>
          <w:sz w:val="24"/>
          <w:szCs w:val="24"/>
        </w:rPr>
        <w:t xml:space="preserve">Schulte, </w:t>
      </w:r>
      <w:r w:rsidR="00B63CB3" w:rsidRPr="00A737D0">
        <w:rPr>
          <w:rFonts w:ascii="Times New Roman" w:hAnsi="Times New Roman" w:cs="Times New Roman"/>
          <w:sz w:val="24"/>
          <w:szCs w:val="24"/>
        </w:rPr>
        <w:t>L.</w:t>
      </w:r>
      <w:r w:rsidR="00B63CB3">
        <w:rPr>
          <w:rFonts w:ascii="Times New Roman" w:hAnsi="Times New Roman" w:cs="Times New Roman"/>
          <w:sz w:val="24"/>
          <w:szCs w:val="24"/>
        </w:rPr>
        <w:t xml:space="preserve"> </w:t>
      </w:r>
      <w:r w:rsidR="00B63CB3" w:rsidRPr="00A737D0">
        <w:rPr>
          <w:rFonts w:ascii="Times New Roman" w:hAnsi="Times New Roman" w:cs="Times New Roman"/>
          <w:sz w:val="24"/>
          <w:szCs w:val="24"/>
        </w:rPr>
        <w:t>A.</w:t>
      </w:r>
      <w:r w:rsidR="00B63CB3">
        <w:rPr>
          <w:rFonts w:ascii="Times New Roman" w:hAnsi="Times New Roman" w:cs="Times New Roman"/>
          <w:sz w:val="24"/>
          <w:szCs w:val="24"/>
        </w:rPr>
        <w:t>,</w:t>
      </w:r>
      <w:r w:rsidR="00B63CB3" w:rsidRPr="00A737D0">
        <w:rPr>
          <w:rFonts w:ascii="Times New Roman" w:hAnsi="Times New Roman" w:cs="Times New Roman"/>
          <w:sz w:val="24"/>
          <w:szCs w:val="24"/>
        </w:rPr>
        <w:t xml:space="preserve"> </w:t>
      </w:r>
      <w:r w:rsidRPr="00A737D0">
        <w:rPr>
          <w:rFonts w:ascii="Times New Roman" w:hAnsi="Times New Roman" w:cs="Times New Roman"/>
          <w:sz w:val="24"/>
          <w:szCs w:val="24"/>
        </w:rPr>
        <w:t xml:space="preserve">Bonner, </w:t>
      </w:r>
      <w:r w:rsidR="00B63CB3" w:rsidRPr="00A737D0">
        <w:rPr>
          <w:rFonts w:ascii="Times New Roman" w:hAnsi="Times New Roman" w:cs="Times New Roman"/>
          <w:sz w:val="24"/>
          <w:szCs w:val="24"/>
        </w:rPr>
        <w:t>I.</w:t>
      </w:r>
      <w:r w:rsidR="00B63CB3">
        <w:rPr>
          <w:rFonts w:ascii="Times New Roman" w:hAnsi="Times New Roman" w:cs="Times New Roman"/>
          <w:sz w:val="24"/>
          <w:szCs w:val="24"/>
        </w:rPr>
        <w:t xml:space="preserve"> </w:t>
      </w:r>
      <w:r w:rsidR="00B63CB3" w:rsidRPr="00A737D0">
        <w:rPr>
          <w:rFonts w:ascii="Times New Roman" w:hAnsi="Times New Roman" w:cs="Times New Roman"/>
          <w:sz w:val="24"/>
          <w:szCs w:val="24"/>
        </w:rPr>
        <w:t>J.</w:t>
      </w:r>
      <w:r w:rsidR="00B63CB3">
        <w:rPr>
          <w:rFonts w:ascii="Times New Roman" w:hAnsi="Times New Roman" w:cs="Times New Roman"/>
          <w:sz w:val="24"/>
          <w:szCs w:val="24"/>
        </w:rPr>
        <w:t>,</w:t>
      </w:r>
      <w:r w:rsidR="00B63CB3" w:rsidRPr="00A737D0">
        <w:rPr>
          <w:rFonts w:ascii="Times New Roman" w:hAnsi="Times New Roman" w:cs="Times New Roman"/>
          <w:sz w:val="24"/>
          <w:szCs w:val="24"/>
        </w:rPr>
        <w:t xml:space="preserve"> </w:t>
      </w:r>
      <w:r w:rsidRPr="00A737D0">
        <w:rPr>
          <w:rFonts w:ascii="Times New Roman" w:hAnsi="Times New Roman" w:cs="Times New Roman"/>
          <w:sz w:val="24"/>
          <w:szCs w:val="24"/>
        </w:rPr>
        <w:t xml:space="preserve">Muth, </w:t>
      </w:r>
      <w:r w:rsidR="00B63CB3" w:rsidRPr="00A737D0">
        <w:rPr>
          <w:rFonts w:ascii="Times New Roman" w:hAnsi="Times New Roman" w:cs="Times New Roman"/>
          <w:sz w:val="24"/>
          <w:szCs w:val="24"/>
        </w:rPr>
        <w:t>D.</w:t>
      </w:r>
      <w:r w:rsidR="00B63CB3">
        <w:rPr>
          <w:rFonts w:ascii="Times New Roman" w:hAnsi="Times New Roman" w:cs="Times New Roman"/>
          <w:sz w:val="24"/>
          <w:szCs w:val="24"/>
        </w:rPr>
        <w:t xml:space="preserve"> </w:t>
      </w:r>
      <w:r w:rsidR="00B63CB3" w:rsidRPr="00A737D0">
        <w:rPr>
          <w:rFonts w:ascii="Times New Roman" w:hAnsi="Times New Roman" w:cs="Times New Roman"/>
          <w:sz w:val="24"/>
          <w:szCs w:val="24"/>
        </w:rPr>
        <w:t>J.</w:t>
      </w:r>
      <w:r w:rsidR="00B63CB3">
        <w:rPr>
          <w:rFonts w:ascii="Times New Roman" w:hAnsi="Times New Roman" w:cs="Times New Roman"/>
          <w:sz w:val="24"/>
          <w:szCs w:val="24"/>
        </w:rPr>
        <w:t>,</w:t>
      </w:r>
      <w:r w:rsidR="00B63CB3" w:rsidRPr="00A737D0">
        <w:rPr>
          <w:rFonts w:ascii="Times New Roman" w:hAnsi="Times New Roman" w:cs="Times New Roman"/>
          <w:sz w:val="24"/>
          <w:szCs w:val="24"/>
        </w:rPr>
        <w:t xml:space="preserve"> </w:t>
      </w:r>
      <w:r w:rsidRPr="00A737D0">
        <w:rPr>
          <w:rFonts w:ascii="Times New Roman" w:hAnsi="Times New Roman" w:cs="Times New Roman"/>
          <w:sz w:val="24"/>
          <w:szCs w:val="24"/>
        </w:rPr>
        <w:t xml:space="preserve">Babcock, </w:t>
      </w:r>
      <w:r w:rsidR="00B63CB3" w:rsidRPr="00A737D0">
        <w:rPr>
          <w:rFonts w:ascii="Times New Roman" w:hAnsi="Times New Roman" w:cs="Times New Roman"/>
          <w:sz w:val="24"/>
          <w:szCs w:val="24"/>
        </w:rPr>
        <w:t>B.</w:t>
      </w:r>
      <w:r w:rsidR="00B63CB3">
        <w:rPr>
          <w:rFonts w:ascii="Times New Roman" w:hAnsi="Times New Roman" w:cs="Times New Roman"/>
          <w:sz w:val="24"/>
          <w:szCs w:val="24"/>
        </w:rPr>
        <w:t xml:space="preserve"> </w:t>
      </w:r>
      <w:r w:rsidR="00B63CB3" w:rsidRPr="00A737D0">
        <w:rPr>
          <w:rFonts w:ascii="Times New Roman" w:hAnsi="Times New Roman" w:cs="Times New Roman"/>
          <w:sz w:val="24"/>
          <w:szCs w:val="24"/>
        </w:rPr>
        <w:t>A.</w:t>
      </w:r>
      <w:r w:rsidR="00B63CB3">
        <w:rPr>
          <w:rFonts w:ascii="Times New Roman" w:hAnsi="Times New Roman" w:cs="Times New Roman"/>
          <w:sz w:val="24"/>
          <w:szCs w:val="24"/>
        </w:rPr>
        <w:t>,</w:t>
      </w:r>
      <w:r w:rsidR="00B63CB3" w:rsidRPr="00A737D0">
        <w:rPr>
          <w:rFonts w:ascii="Times New Roman" w:hAnsi="Times New Roman" w:cs="Times New Roman"/>
          <w:sz w:val="24"/>
          <w:szCs w:val="24"/>
        </w:rPr>
        <w:t xml:space="preserve"> </w:t>
      </w:r>
      <w:r w:rsidRPr="00A737D0">
        <w:rPr>
          <w:rFonts w:ascii="Times New Roman" w:hAnsi="Times New Roman" w:cs="Times New Roman"/>
          <w:sz w:val="24"/>
          <w:szCs w:val="24"/>
        </w:rPr>
        <w:t>Sharma,</w:t>
      </w:r>
      <w:r w:rsidR="00B63CB3" w:rsidRPr="00B63CB3">
        <w:rPr>
          <w:rFonts w:ascii="Times New Roman" w:hAnsi="Times New Roman" w:cs="Times New Roman"/>
          <w:sz w:val="24"/>
          <w:szCs w:val="24"/>
        </w:rPr>
        <w:t xml:space="preserve"> </w:t>
      </w:r>
      <w:r w:rsidR="00B63CB3" w:rsidRPr="00A737D0">
        <w:rPr>
          <w:rFonts w:ascii="Times New Roman" w:hAnsi="Times New Roman" w:cs="Times New Roman"/>
          <w:sz w:val="24"/>
          <w:szCs w:val="24"/>
        </w:rPr>
        <w:t>B.</w:t>
      </w:r>
      <w:r w:rsidR="00B63CB3">
        <w:rPr>
          <w:rFonts w:ascii="Times New Roman" w:hAnsi="Times New Roman" w:cs="Times New Roman"/>
          <w:sz w:val="24"/>
          <w:szCs w:val="24"/>
        </w:rPr>
        <w:t>,</w:t>
      </w:r>
      <w:r w:rsidR="00B63CB3" w:rsidRPr="00A737D0">
        <w:rPr>
          <w:rFonts w:ascii="Times New Roman" w:hAnsi="Times New Roman" w:cs="Times New Roman"/>
          <w:sz w:val="24"/>
          <w:szCs w:val="24"/>
        </w:rPr>
        <w:t xml:space="preserve"> </w:t>
      </w:r>
      <w:r w:rsidR="00B75E56">
        <w:rPr>
          <w:rFonts w:ascii="Times New Roman" w:hAnsi="Times New Roman" w:cs="Times New Roman"/>
          <w:sz w:val="24"/>
          <w:szCs w:val="24"/>
        </w:rPr>
        <w:t>and</w:t>
      </w:r>
      <w:r w:rsidR="00B63CB3">
        <w:rPr>
          <w:rFonts w:ascii="Times New Roman" w:hAnsi="Times New Roman" w:cs="Times New Roman"/>
          <w:sz w:val="24"/>
          <w:szCs w:val="24"/>
        </w:rPr>
        <w:t xml:space="preserve"> </w:t>
      </w:r>
      <w:r w:rsidRPr="00A737D0">
        <w:rPr>
          <w:rFonts w:ascii="Times New Roman" w:hAnsi="Times New Roman" w:cs="Times New Roman"/>
          <w:sz w:val="24"/>
          <w:szCs w:val="24"/>
        </w:rPr>
        <w:t>Heaton</w:t>
      </w:r>
      <w:r w:rsidR="00B63CB3">
        <w:rPr>
          <w:rFonts w:ascii="Times New Roman" w:hAnsi="Times New Roman" w:cs="Times New Roman"/>
          <w:sz w:val="24"/>
          <w:szCs w:val="24"/>
        </w:rPr>
        <w:t>,</w:t>
      </w:r>
      <w:r w:rsidR="00B63CB3" w:rsidRPr="00A737D0">
        <w:rPr>
          <w:rFonts w:ascii="Times New Roman" w:hAnsi="Times New Roman" w:cs="Times New Roman"/>
          <w:sz w:val="24"/>
          <w:szCs w:val="24"/>
        </w:rPr>
        <w:t xml:space="preserve"> </w:t>
      </w:r>
      <w:r w:rsidR="00B63CB3">
        <w:rPr>
          <w:rFonts w:ascii="Times New Roman" w:hAnsi="Times New Roman" w:cs="Times New Roman"/>
          <w:sz w:val="24"/>
          <w:szCs w:val="24"/>
        </w:rPr>
        <w:t>E.A</w:t>
      </w:r>
      <w:r w:rsidRPr="00A737D0">
        <w:rPr>
          <w:rFonts w:ascii="Times New Roman" w:hAnsi="Times New Roman" w:cs="Times New Roman"/>
          <w:sz w:val="24"/>
          <w:szCs w:val="24"/>
        </w:rPr>
        <w:t xml:space="preserve">. </w:t>
      </w:r>
      <w:r w:rsidR="00B63CB3">
        <w:rPr>
          <w:rFonts w:ascii="Times New Roman" w:hAnsi="Times New Roman" w:cs="Times New Roman"/>
          <w:sz w:val="24"/>
          <w:szCs w:val="24"/>
        </w:rPr>
        <w:t xml:space="preserve">(2016). </w:t>
      </w:r>
      <w:r w:rsidRPr="00A737D0">
        <w:rPr>
          <w:rFonts w:ascii="Times New Roman" w:hAnsi="Times New Roman" w:cs="Times New Roman"/>
          <w:sz w:val="24"/>
          <w:szCs w:val="24"/>
        </w:rPr>
        <w:t xml:space="preserve">Subfield profitability analysis reveals an economic case for cropland diversification.  </w:t>
      </w:r>
      <w:r w:rsidR="00B94ACB" w:rsidRPr="00B94ACB">
        <w:rPr>
          <w:rFonts w:ascii="Times New Roman" w:hAnsi="Times New Roman" w:cs="Times New Roman"/>
          <w:sz w:val="24"/>
          <w:szCs w:val="24"/>
        </w:rPr>
        <w:t>Environ</w:t>
      </w:r>
      <w:r w:rsidR="00B94ACB">
        <w:rPr>
          <w:rFonts w:ascii="Times New Roman" w:hAnsi="Times New Roman" w:cs="Times New Roman"/>
          <w:sz w:val="24"/>
          <w:szCs w:val="24"/>
        </w:rPr>
        <w:t>.</w:t>
      </w:r>
      <w:r w:rsidR="00B94ACB" w:rsidRPr="00B94ACB">
        <w:rPr>
          <w:rFonts w:ascii="Times New Roman" w:hAnsi="Times New Roman" w:cs="Times New Roman"/>
          <w:sz w:val="24"/>
          <w:szCs w:val="24"/>
        </w:rPr>
        <w:t xml:space="preserve"> Res</w:t>
      </w:r>
      <w:r w:rsidR="00B94ACB">
        <w:rPr>
          <w:rFonts w:ascii="Times New Roman" w:hAnsi="Times New Roman" w:cs="Times New Roman"/>
          <w:sz w:val="24"/>
          <w:szCs w:val="24"/>
        </w:rPr>
        <w:t>.</w:t>
      </w:r>
      <w:r w:rsidR="00B94ACB" w:rsidRPr="00B94ACB">
        <w:rPr>
          <w:rFonts w:ascii="Times New Roman" w:hAnsi="Times New Roman" w:cs="Times New Roman"/>
          <w:sz w:val="24"/>
          <w:szCs w:val="24"/>
        </w:rPr>
        <w:t xml:space="preserve"> Lett</w:t>
      </w:r>
      <w:r w:rsidR="00FB3D44">
        <w:rPr>
          <w:rFonts w:ascii="Times New Roman" w:hAnsi="Times New Roman" w:cs="Times New Roman"/>
          <w:sz w:val="24"/>
          <w:szCs w:val="24"/>
        </w:rPr>
        <w:t>.</w:t>
      </w:r>
      <w:r w:rsidRPr="00A737D0">
        <w:rPr>
          <w:rFonts w:ascii="Times New Roman" w:hAnsi="Times New Roman" w:cs="Times New Roman"/>
          <w:sz w:val="24"/>
          <w:szCs w:val="24"/>
        </w:rPr>
        <w:t xml:space="preserve"> </w:t>
      </w:r>
      <w:r w:rsidR="00AE60F9">
        <w:rPr>
          <w:rFonts w:ascii="Times New Roman" w:hAnsi="Times New Roman" w:cs="Times New Roman"/>
          <w:sz w:val="24"/>
          <w:szCs w:val="24"/>
        </w:rPr>
        <w:t>11:</w:t>
      </w:r>
      <w:r w:rsidRPr="00A737D0">
        <w:rPr>
          <w:rFonts w:ascii="Times New Roman" w:hAnsi="Times New Roman" w:cs="Times New Roman"/>
          <w:sz w:val="24"/>
          <w:szCs w:val="24"/>
        </w:rPr>
        <w:t>014009</w:t>
      </w:r>
    </w:p>
    <w:p w14:paraId="4F27D461" w14:textId="60A81BC6" w:rsidR="00A34123" w:rsidRPr="00A737D0" w:rsidRDefault="00A34123"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Brower, L. P. </w:t>
      </w:r>
      <w:r w:rsidR="00B63CB3">
        <w:rPr>
          <w:rFonts w:ascii="Times New Roman" w:hAnsi="Times New Roman" w:cs="Times New Roman"/>
          <w:sz w:val="24"/>
          <w:szCs w:val="24"/>
        </w:rPr>
        <w:t>(</w:t>
      </w:r>
      <w:r w:rsidRPr="00A737D0">
        <w:rPr>
          <w:rFonts w:ascii="Times New Roman" w:hAnsi="Times New Roman" w:cs="Times New Roman"/>
          <w:sz w:val="24"/>
          <w:szCs w:val="24"/>
        </w:rPr>
        <w:t>1984</w:t>
      </w:r>
      <w:r w:rsidR="00B63CB3">
        <w:rPr>
          <w:rFonts w:ascii="Times New Roman" w:hAnsi="Times New Roman" w:cs="Times New Roman"/>
          <w:sz w:val="24"/>
          <w:szCs w:val="24"/>
        </w:rPr>
        <w:t>)</w:t>
      </w:r>
      <w:r w:rsidRPr="00A737D0">
        <w:rPr>
          <w:rFonts w:ascii="Times New Roman" w:hAnsi="Times New Roman" w:cs="Times New Roman"/>
          <w:sz w:val="24"/>
          <w:szCs w:val="24"/>
        </w:rPr>
        <w:t xml:space="preserve">. Chemical </w:t>
      </w:r>
      <w:r w:rsidRPr="002637C2">
        <w:rPr>
          <w:rFonts w:ascii="Times New Roman" w:hAnsi="Times New Roman" w:cs="Times New Roman"/>
          <w:noProof/>
          <w:sz w:val="24"/>
          <w:szCs w:val="24"/>
        </w:rPr>
        <w:t>defe</w:t>
      </w:r>
      <w:r w:rsidR="00210585" w:rsidRPr="002637C2">
        <w:rPr>
          <w:rFonts w:ascii="Times New Roman" w:hAnsi="Times New Roman" w:cs="Times New Roman"/>
          <w:noProof/>
          <w:sz w:val="24"/>
          <w:szCs w:val="24"/>
        </w:rPr>
        <w:t>nce</w:t>
      </w:r>
      <w:r w:rsidR="00210585" w:rsidRPr="00A737D0">
        <w:rPr>
          <w:rFonts w:ascii="Times New Roman" w:hAnsi="Times New Roman" w:cs="Times New Roman"/>
          <w:sz w:val="24"/>
          <w:szCs w:val="24"/>
        </w:rPr>
        <w:t xml:space="preserve"> in butterflies. Pages 109–</w:t>
      </w:r>
      <w:r w:rsidRPr="00A737D0">
        <w:rPr>
          <w:rFonts w:ascii="Times New Roman" w:hAnsi="Times New Roman" w:cs="Times New Roman"/>
          <w:sz w:val="24"/>
          <w:szCs w:val="24"/>
        </w:rPr>
        <w:t>134 in Vane-Wright, R.I. and P.R. Ackery, eds. The Biology of Butterflies. London: Academic Press.</w:t>
      </w:r>
    </w:p>
    <w:p w14:paraId="63353EF2" w14:textId="037D2D57" w:rsidR="00F15866" w:rsidRDefault="00F15866"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Center for Biological Diversity, Center for Food </w:t>
      </w:r>
      <w:r w:rsidR="00B63CB3">
        <w:rPr>
          <w:rFonts w:ascii="Times New Roman" w:hAnsi="Times New Roman" w:cs="Times New Roman"/>
          <w:sz w:val="24"/>
          <w:szCs w:val="24"/>
        </w:rPr>
        <w:t xml:space="preserve">Safety, The Xerces Society </w:t>
      </w:r>
      <w:r w:rsidR="00B75E56">
        <w:rPr>
          <w:rFonts w:ascii="Times New Roman" w:hAnsi="Times New Roman" w:cs="Times New Roman"/>
          <w:sz w:val="24"/>
          <w:szCs w:val="24"/>
        </w:rPr>
        <w:t>and</w:t>
      </w:r>
      <w:r w:rsidR="00B63CB3">
        <w:rPr>
          <w:rFonts w:ascii="Times New Roman" w:hAnsi="Times New Roman" w:cs="Times New Roman"/>
          <w:sz w:val="24"/>
          <w:szCs w:val="24"/>
        </w:rPr>
        <w:t xml:space="preserve"> </w:t>
      </w:r>
      <w:r w:rsidRPr="00A737D0">
        <w:rPr>
          <w:rFonts w:ascii="Times New Roman" w:hAnsi="Times New Roman" w:cs="Times New Roman"/>
          <w:sz w:val="24"/>
          <w:szCs w:val="24"/>
        </w:rPr>
        <w:t>Brower</w:t>
      </w:r>
      <w:r w:rsidR="00B63CB3">
        <w:rPr>
          <w:rFonts w:ascii="Times New Roman" w:hAnsi="Times New Roman" w:cs="Times New Roman"/>
          <w:sz w:val="24"/>
          <w:szCs w:val="24"/>
        </w:rPr>
        <w:t>, L</w:t>
      </w:r>
      <w:r w:rsidRPr="00A737D0">
        <w:rPr>
          <w:rFonts w:ascii="Times New Roman" w:hAnsi="Times New Roman" w:cs="Times New Roman"/>
          <w:sz w:val="24"/>
          <w:szCs w:val="24"/>
        </w:rPr>
        <w:t xml:space="preserve">. </w:t>
      </w:r>
      <w:r w:rsidR="00B63CB3">
        <w:rPr>
          <w:rFonts w:ascii="Times New Roman" w:hAnsi="Times New Roman" w:cs="Times New Roman"/>
          <w:sz w:val="24"/>
          <w:szCs w:val="24"/>
        </w:rPr>
        <w:t>(</w:t>
      </w:r>
      <w:r w:rsidRPr="00A737D0">
        <w:rPr>
          <w:rFonts w:ascii="Times New Roman" w:hAnsi="Times New Roman" w:cs="Times New Roman"/>
          <w:sz w:val="24"/>
          <w:szCs w:val="24"/>
        </w:rPr>
        <w:t>2015</w:t>
      </w:r>
      <w:r w:rsidR="00B63CB3">
        <w:rPr>
          <w:rFonts w:ascii="Times New Roman" w:hAnsi="Times New Roman" w:cs="Times New Roman"/>
          <w:sz w:val="24"/>
          <w:szCs w:val="24"/>
        </w:rPr>
        <w:t>)</w:t>
      </w:r>
      <w:r w:rsidRPr="00A737D0">
        <w:rPr>
          <w:rFonts w:ascii="Times New Roman" w:hAnsi="Times New Roman" w:cs="Times New Roman"/>
          <w:sz w:val="24"/>
          <w:szCs w:val="24"/>
        </w:rPr>
        <w:t>. Petition to protect the monarch butterfly (</w:t>
      </w:r>
      <w:r w:rsidRPr="00A737D0">
        <w:rPr>
          <w:rFonts w:ascii="Times New Roman" w:hAnsi="Times New Roman" w:cs="Times New Roman"/>
          <w:i/>
          <w:sz w:val="24"/>
          <w:szCs w:val="24"/>
        </w:rPr>
        <w:t xml:space="preserve">Danaus plexippus </w:t>
      </w:r>
      <w:r w:rsidRPr="002637C2">
        <w:rPr>
          <w:rFonts w:ascii="Times New Roman" w:hAnsi="Times New Roman" w:cs="Times New Roman"/>
          <w:i/>
          <w:noProof/>
          <w:sz w:val="24"/>
          <w:szCs w:val="24"/>
        </w:rPr>
        <w:t>plexippus</w:t>
      </w:r>
      <w:r w:rsidRPr="00A737D0">
        <w:rPr>
          <w:rFonts w:ascii="Times New Roman" w:hAnsi="Times New Roman" w:cs="Times New Roman"/>
          <w:sz w:val="24"/>
          <w:szCs w:val="24"/>
        </w:rPr>
        <w:t xml:space="preserve">) under the Endangered Species Act. </w:t>
      </w:r>
      <w:r w:rsidR="00D558B1" w:rsidRPr="00A737D0">
        <w:rPr>
          <w:rFonts w:ascii="Times New Roman" w:hAnsi="Times New Roman" w:cs="Times New Roman"/>
          <w:sz w:val="24"/>
          <w:szCs w:val="24"/>
        </w:rPr>
        <w:t>https://www.biologicaldiversity.org/species/invertebrates</w:t>
      </w:r>
      <w:r w:rsidR="00FB3D44">
        <w:rPr>
          <w:rFonts w:ascii="Times New Roman" w:hAnsi="Times New Roman" w:cs="Times New Roman"/>
          <w:sz w:val="24"/>
          <w:szCs w:val="24"/>
        </w:rPr>
        <w:t xml:space="preserve">/pdfs/Monarch_ESA_Petition.pdf/. </w:t>
      </w:r>
      <w:r w:rsidR="00D558B1" w:rsidRPr="00A737D0">
        <w:rPr>
          <w:rFonts w:ascii="Times New Roman" w:hAnsi="Times New Roman" w:cs="Times New Roman"/>
          <w:sz w:val="24"/>
          <w:szCs w:val="24"/>
        </w:rPr>
        <w:t xml:space="preserve">Accessed </w:t>
      </w:r>
      <w:r w:rsidR="00A65B19" w:rsidRPr="00A737D0">
        <w:rPr>
          <w:rFonts w:ascii="Times New Roman" w:hAnsi="Times New Roman" w:cs="Times New Roman"/>
          <w:sz w:val="24"/>
          <w:szCs w:val="24"/>
        </w:rPr>
        <w:t>4 January 20</w:t>
      </w:r>
      <w:r w:rsidR="00FB3D44">
        <w:rPr>
          <w:rFonts w:ascii="Times New Roman" w:hAnsi="Times New Roman" w:cs="Times New Roman"/>
          <w:sz w:val="24"/>
          <w:szCs w:val="24"/>
        </w:rPr>
        <w:t>16</w:t>
      </w:r>
      <w:r w:rsidR="00D558B1" w:rsidRPr="00A737D0">
        <w:rPr>
          <w:rFonts w:ascii="Times New Roman" w:hAnsi="Times New Roman" w:cs="Times New Roman"/>
          <w:sz w:val="24"/>
          <w:szCs w:val="24"/>
        </w:rPr>
        <w:t>.</w:t>
      </w:r>
    </w:p>
    <w:p w14:paraId="52933C03" w14:textId="7E3E4937" w:rsidR="006E073D" w:rsidRDefault="006E073D" w:rsidP="00825D32">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 xml:space="preserve">Collen, B., Bohm, M., Kemp, R., </w:t>
      </w:r>
      <w:r w:rsidR="00B75E56">
        <w:rPr>
          <w:rFonts w:ascii="Times New Roman" w:hAnsi="Times New Roman" w:cs="Times New Roman"/>
          <w:sz w:val="24"/>
          <w:szCs w:val="24"/>
        </w:rPr>
        <w:t>and</w:t>
      </w:r>
      <w:r>
        <w:rPr>
          <w:rFonts w:ascii="Times New Roman" w:hAnsi="Times New Roman" w:cs="Times New Roman"/>
          <w:sz w:val="24"/>
          <w:szCs w:val="24"/>
        </w:rPr>
        <w:t xml:space="preserve"> Baillie, J. E. M. (2012). Spineless: status and trends of the world’s invertebrates. Zoological Society of London, United Kingdom.</w:t>
      </w:r>
    </w:p>
    <w:p w14:paraId="021BE9DC" w14:textId="058BE8F3" w:rsidR="0093682D" w:rsidRDefault="0093682D" w:rsidP="00825D32">
      <w:pPr>
        <w:spacing w:line="480" w:lineRule="auto"/>
        <w:ind w:left="360" w:hanging="360"/>
        <w:rPr>
          <w:rFonts w:ascii="Times New Roman" w:hAnsi="Times New Roman" w:cs="Times New Roman"/>
          <w:sz w:val="24"/>
          <w:szCs w:val="24"/>
        </w:rPr>
      </w:pPr>
      <w:r w:rsidRPr="0093682D">
        <w:rPr>
          <w:rFonts w:ascii="Times New Roman" w:hAnsi="Times New Roman" w:cs="Times New Roman"/>
          <w:sz w:val="24"/>
          <w:szCs w:val="24"/>
        </w:rPr>
        <w:t xml:space="preserve">Diffendorfer, J. E., Ries, </w:t>
      </w:r>
      <w:r>
        <w:rPr>
          <w:rFonts w:ascii="Times New Roman" w:hAnsi="Times New Roman" w:cs="Times New Roman"/>
          <w:sz w:val="24"/>
          <w:szCs w:val="24"/>
        </w:rPr>
        <w:t xml:space="preserve">L., </w:t>
      </w:r>
      <w:r w:rsidRPr="0093682D">
        <w:rPr>
          <w:rFonts w:ascii="Times New Roman" w:hAnsi="Times New Roman" w:cs="Times New Roman"/>
          <w:sz w:val="24"/>
          <w:szCs w:val="24"/>
        </w:rPr>
        <w:t xml:space="preserve">Loomis, </w:t>
      </w:r>
      <w:r>
        <w:rPr>
          <w:rFonts w:ascii="Times New Roman" w:hAnsi="Times New Roman" w:cs="Times New Roman"/>
          <w:sz w:val="24"/>
          <w:szCs w:val="24"/>
        </w:rPr>
        <w:t xml:space="preserve">J. B., </w:t>
      </w:r>
      <w:r w:rsidRPr="0093682D">
        <w:rPr>
          <w:rFonts w:ascii="Times New Roman" w:hAnsi="Times New Roman" w:cs="Times New Roman"/>
          <w:sz w:val="24"/>
          <w:szCs w:val="24"/>
        </w:rPr>
        <w:t xml:space="preserve">Oberhauser, </w:t>
      </w:r>
      <w:r>
        <w:rPr>
          <w:rFonts w:ascii="Times New Roman" w:hAnsi="Times New Roman" w:cs="Times New Roman"/>
          <w:sz w:val="24"/>
          <w:szCs w:val="24"/>
        </w:rPr>
        <w:t xml:space="preserve">K., </w:t>
      </w:r>
      <w:r w:rsidRPr="0093682D">
        <w:rPr>
          <w:rFonts w:ascii="Times New Roman" w:hAnsi="Times New Roman" w:cs="Times New Roman"/>
          <w:sz w:val="24"/>
          <w:szCs w:val="24"/>
        </w:rPr>
        <w:t>Lopez-Hoffman, L.</w:t>
      </w:r>
      <w:r>
        <w:rPr>
          <w:rFonts w:ascii="Times New Roman" w:hAnsi="Times New Roman" w:cs="Times New Roman"/>
          <w:sz w:val="24"/>
          <w:szCs w:val="24"/>
        </w:rPr>
        <w:t>,</w:t>
      </w:r>
      <w:r w:rsidRPr="0093682D">
        <w:rPr>
          <w:rFonts w:ascii="Times New Roman" w:hAnsi="Times New Roman" w:cs="Times New Roman"/>
          <w:sz w:val="24"/>
          <w:szCs w:val="24"/>
        </w:rPr>
        <w:t xml:space="preserve"> Semmens, B. Butterfield, </w:t>
      </w:r>
      <w:r>
        <w:rPr>
          <w:rFonts w:ascii="Times New Roman" w:hAnsi="Times New Roman" w:cs="Times New Roman"/>
          <w:sz w:val="24"/>
          <w:szCs w:val="24"/>
        </w:rPr>
        <w:t xml:space="preserve">B., </w:t>
      </w:r>
      <w:r w:rsidRPr="0093682D">
        <w:rPr>
          <w:rFonts w:ascii="Times New Roman" w:hAnsi="Times New Roman" w:cs="Times New Roman"/>
          <w:sz w:val="24"/>
          <w:szCs w:val="24"/>
        </w:rPr>
        <w:t xml:space="preserve">Semmens, </w:t>
      </w:r>
      <w:r>
        <w:rPr>
          <w:rFonts w:ascii="Times New Roman" w:hAnsi="Times New Roman" w:cs="Times New Roman"/>
          <w:sz w:val="24"/>
          <w:szCs w:val="24"/>
        </w:rPr>
        <w:t xml:space="preserve">D., </w:t>
      </w:r>
      <w:r w:rsidRPr="0093682D">
        <w:rPr>
          <w:rFonts w:ascii="Times New Roman" w:hAnsi="Times New Roman" w:cs="Times New Roman"/>
          <w:sz w:val="24"/>
          <w:szCs w:val="24"/>
        </w:rPr>
        <w:t xml:space="preserve">Bagstad, </w:t>
      </w:r>
      <w:r>
        <w:rPr>
          <w:rFonts w:ascii="Times New Roman" w:hAnsi="Times New Roman" w:cs="Times New Roman"/>
          <w:sz w:val="24"/>
          <w:szCs w:val="24"/>
        </w:rPr>
        <w:t xml:space="preserve">K., </w:t>
      </w:r>
      <w:r w:rsidRPr="0093682D">
        <w:rPr>
          <w:rFonts w:ascii="Times New Roman" w:hAnsi="Times New Roman" w:cs="Times New Roman"/>
          <w:sz w:val="24"/>
          <w:szCs w:val="24"/>
        </w:rPr>
        <w:t xml:space="preserve">Goldstein, </w:t>
      </w:r>
      <w:r>
        <w:rPr>
          <w:rFonts w:ascii="Times New Roman" w:hAnsi="Times New Roman" w:cs="Times New Roman"/>
          <w:sz w:val="24"/>
          <w:szCs w:val="24"/>
        </w:rPr>
        <w:t xml:space="preserve">J., </w:t>
      </w:r>
      <w:r w:rsidRPr="0093682D">
        <w:rPr>
          <w:rFonts w:ascii="Times New Roman" w:hAnsi="Times New Roman" w:cs="Times New Roman"/>
          <w:sz w:val="24"/>
          <w:szCs w:val="24"/>
        </w:rPr>
        <w:t xml:space="preserve">Wiederholt, </w:t>
      </w:r>
      <w:r>
        <w:rPr>
          <w:rFonts w:ascii="Times New Roman" w:hAnsi="Times New Roman" w:cs="Times New Roman"/>
          <w:sz w:val="24"/>
          <w:szCs w:val="24"/>
        </w:rPr>
        <w:t xml:space="preserve">R., </w:t>
      </w:r>
      <w:r w:rsidRPr="0093682D">
        <w:rPr>
          <w:rFonts w:ascii="Times New Roman" w:hAnsi="Times New Roman" w:cs="Times New Roman"/>
          <w:sz w:val="24"/>
          <w:szCs w:val="24"/>
        </w:rPr>
        <w:t xml:space="preserve">Dubovsky, </w:t>
      </w:r>
      <w:r>
        <w:rPr>
          <w:rFonts w:ascii="Times New Roman" w:hAnsi="Times New Roman" w:cs="Times New Roman"/>
          <w:sz w:val="24"/>
          <w:szCs w:val="24"/>
        </w:rPr>
        <w:t xml:space="preserve">J., </w:t>
      </w:r>
      <w:r w:rsidRPr="0093682D">
        <w:rPr>
          <w:rFonts w:ascii="Times New Roman" w:hAnsi="Times New Roman" w:cs="Times New Roman"/>
          <w:sz w:val="24"/>
          <w:szCs w:val="24"/>
        </w:rPr>
        <w:t xml:space="preserve">Mattsson, </w:t>
      </w:r>
      <w:r>
        <w:rPr>
          <w:rFonts w:ascii="Times New Roman" w:hAnsi="Times New Roman" w:cs="Times New Roman"/>
          <w:sz w:val="24"/>
          <w:szCs w:val="24"/>
        </w:rPr>
        <w:t xml:space="preserve">B., </w:t>
      </w:r>
      <w:r w:rsidRPr="0093682D">
        <w:rPr>
          <w:rFonts w:ascii="Times New Roman" w:hAnsi="Times New Roman" w:cs="Times New Roman"/>
          <w:sz w:val="24"/>
          <w:szCs w:val="24"/>
        </w:rPr>
        <w:t>and Thogmartin</w:t>
      </w:r>
      <w:r>
        <w:rPr>
          <w:rFonts w:ascii="Times New Roman" w:hAnsi="Times New Roman" w:cs="Times New Roman"/>
          <w:sz w:val="24"/>
          <w:szCs w:val="24"/>
        </w:rPr>
        <w:t>, W. E</w:t>
      </w:r>
      <w:r w:rsidRPr="0093682D">
        <w:rPr>
          <w:rFonts w:ascii="Times New Roman" w:hAnsi="Times New Roman" w:cs="Times New Roman"/>
          <w:sz w:val="24"/>
          <w:szCs w:val="24"/>
        </w:rPr>
        <w:t xml:space="preserve">. </w:t>
      </w:r>
      <w:r>
        <w:rPr>
          <w:rFonts w:ascii="Times New Roman" w:hAnsi="Times New Roman" w:cs="Times New Roman"/>
          <w:sz w:val="24"/>
          <w:szCs w:val="24"/>
        </w:rPr>
        <w:t>(</w:t>
      </w:r>
      <w:r w:rsidRPr="0093682D">
        <w:rPr>
          <w:rFonts w:ascii="Times New Roman" w:hAnsi="Times New Roman" w:cs="Times New Roman"/>
          <w:sz w:val="24"/>
          <w:szCs w:val="24"/>
        </w:rPr>
        <w:t>2014</w:t>
      </w:r>
      <w:r>
        <w:rPr>
          <w:rFonts w:ascii="Times New Roman" w:hAnsi="Times New Roman" w:cs="Times New Roman"/>
          <w:sz w:val="24"/>
          <w:szCs w:val="24"/>
        </w:rPr>
        <w:t>)</w:t>
      </w:r>
      <w:r w:rsidRPr="0093682D">
        <w:rPr>
          <w:rFonts w:ascii="Times New Roman" w:hAnsi="Times New Roman" w:cs="Times New Roman"/>
          <w:sz w:val="24"/>
          <w:szCs w:val="24"/>
        </w:rPr>
        <w:t>. National valuation of monarch butterflies indicates an untapped potential for incentive-</w:t>
      </w:r>
      <w:r>
        <w:rPr>
          <w:rFonts w:ascii="Times New Roman" w:hAnsi="Times New Roman" w:cs="Times New Roman"/>
          <w:sz w:val="24"/>
          <w:szCs w:val="24"/>
        </w:rPr>
        <w:t>based conservation. Cons. Lett.</w:t>
      </w:r>
      <w:r w:rsidRPr="0093682D">
        <w:rPr>
          <w:rFonts w:ascii="Times New Roman" w:hAnsi="Times New Roman" w:cs="Times New Roman"/>
          <w:sz w:val="24"/>
          <w:szCs w:val="24"/>
        </w:rPr>
        <w:t xml:space="preserve"> 7:253‒262.</w:t>
      </w:r>
    </w:p>
    <w:p w14:paraId="55F0C21C" w14:textId="2819D2DC" w:rsidR="0055360D" w:rsidRDefault="0055360D" w:rsidP="0055360D">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Dirzo, R., Young, H. S.,</w:t>
      </w:r>
      <w:r w:rsidRPr="0055360D">
        <w:rPr>
          <w:rFonts w:ascii="Times New Roman" w:hAnsi="Times New Roman" w:cs="Times New Roman"/>
          <w:sz w:val="24"/>
          <w:szCs w:val="24"/>
        </w:rPr>
        <w:t xml:space="preserve"> </w:t>
      </w:r>
      <w:r>
        <w:rPr>
          <w:rFonts w:ascii="Times New Roman" w:hAnsi="Times New Roman" w:cs="Times New Roman"/>
          <w:sz w:val="24"/>
          <w:szCs w:val="24"/>
        </w:rPr>
        <w:t>Galetti, M.,</w:t>
      </w:r>
      <w:r w:rsidRPr="0055360D">
        <w:rPr>
          <w:rFonts w:ascii="Times New Roman" w:hAnsi="Times New Roman" w:cs="Times New Roman"/>
          <w:sz w:val="24"/>
          <w:szCs w:val="24"/>
        </w:rPr>
        <w:t xml:space="preserve"> Ceballos,</w:t>
      </w:r>
      <w:r>
        <w:rPr>
          <w:rFonts w:ascii="Times New Roman" w:hAnsi="Times New Roman" w:cs="Times New Roman"/>
          <w:sz w:val="24"/>
          <w:szCs w:val="24"/>
        </w:rPr>
        <w:t xml:space="preserve"> G., Isaac, N. J. B.,</w:t>
      </w:r>
      <w:r w:rsidRPr="0055360D">
        <w:rPr>
          <w:rFonts w:ascii="Times New Roman" w:hAnsi="Times New Roman" w:cs="Times New Roman"/>
          <w:sz w:val="24"/>
          <w:szCs w:val="24"/>
        </w:rPr>
        <w:t xml:space="preserve"> </w:t>
      </w:r>
      <w:r w:rsidR="00B75E56">
        <w:rPr>
          <w:rFonts w:ascii="Times New Roman" w:hAnsi="Times New Roman" w:cs="Times New Roman"/>
          <w:sz w:val="24"/>
          <w:szCs w:val="24"/>
        </w:rPr>
        <w:t>and</w:t>
      </w:r>
      <w:r>
        <w:rPr>
          <w:rFonts w:ascii="Times New Roman" w:hAnsi="Times New Roman" w:cs="Times New Roman"/>
          <w:sz w:val="24"/>
          <w:szCs w:val="24"/>
        </w:rPr>
        <w:t xml:space="preserve"> </w:t>
      </w:r>
      <w:r w:rsidRPr="0055360D">
        <w:rPr>
          <w:rFonts w:ascii="Times New Roman" w:hAnsi="Times New Roman" w:cs="Times New Roman"/>
          <w:sz w:val="24"/>
          <w:szCs w:val="24"/>
        </w:rPr>
        <w:t>Collen</w:t>
      </w:r>
      <w:r>
        <w:rPr>
          <w:rFonts w:ascii="Times New Roman" w:hAnsi="Times New Roman" w:cs="Times New Roman"/>
          <w:sz w:val="24"/>
          <w:szCs w:val="24"/>
        </w:rPr>
        <w:t>, B. (2014). Defaunation in the Anthropocene. Science 345:401</w:t>
      </w:r>
      <w:r w:rsidRPr="0055360D">
        <w:rPr>
          <w:rFonts w:ascii="Times New Roman" w:hAnsi="Times New Roman" w:cs="Times New Roman"/>
          <w:sz w:val="24"/>
          <w:szCs w:val="24"/>
        </w:rPr>
        <w:t>–</w:t>
      </w:r>
      <w:r>
        <w:rPr>
          <w:rFonts w:ascii="Times New Roman" w:hAnsi="Times New Roman" w:cs="Times New Roman"/>
          <w:sz w:val="24"/>
          <w:szCs w:val="24"/>
        </w:rPr>
        <w:t>406.</w:t>
      </w:r>
    </w:p>
    <w:p w14:paraId="6CDCF121" w14:textId="01DCFCC0" w:rsidR="00F05541" w:rsidRPr="00A737D0" w:rsidRDefault="00F05541" w:rsidP="00F05541">
      <w:pPr>
        <w:spacing w:line="480" w:lineRule="auto"/>
        <w:ind w:left="360" w:hanging="360"/>
        <w:rPr>
          <w:rFonts w:ascii="Times New Roman" w:hAnsi="Times New Roman" w:cs="Times New Roman"/>
          <w:sz w:val="24"/>
          <w:szCs w:val="24"/>
        </w:rPr>
      </w:pPr>
      <w:r w:rsidRPr="00F05541">
        <w:rPr>
          <w:rFonts w:ascii="Times New Roman" w:hAnsi="Times New Roman" w:cs="Times New Roman"/>
          <w:sz w:val="24"/>
          <w:szCs w:val="24"/>
        </w:rPr>
        <w:t>Dosskey, M.</w:t>
      </w:r>
      <w:r>
        <w:rPr>
          <w:rFonts w:ascii="Times New Roman" w:hAnsi="Times New Roman" w:cs="Times New Roman"/>
          <w:sz w:val="24"/>
          <w:szCs w:val="24"/>
        </w:rPr>
        <w:t xml:space="preserve"> </w:t>
      </w:r>
      <w:r w:rsidRPr="00F05541">
        <w:rPr>
          <w:rFonts w:ascii="Times New Roman" w:hAnsi="Times New Roman" w:cs="Times New Roman"/>
          <w:sz w:val="24"/>
          <w:szCs w:val="24"/>
        </w:rPr>
        <w:t>G., Eise</w:t>
      </w:r>
      <w:r>
        <w:rPr>
          <w:rFonts w:ascii="Times New Roman" w:hAnsi="Times New Roman" w:cs="Times New Roman"/>
          <w:sz w:val="24"/>
          <w:szCs w:val="24"/>
        </w:rPr>
        <w:t xml:space="preserve">nhauer, </w:t>
      </w:r>
      <w:r w:rsidR="00B63CB3" w:rsidRPr="00F05541">
        <w:rPr>
          <w:rFonts w:ascii="Times New Roman" w:hAnsi="Times New Roman" w:cs="Times New Roman"/>
          <w:sz w:val="24"/>
          <w:szCs w:val="24"/>
        </w:rPr>
        <w:t>D.</w:t>
      </w:r>
      <w:r w:rsidR="00B63CB3">
        <w:rPr>
          <w:rFonts w:ascii="Times New Roman" w:hAnsi="Times New Roman" w:cs="Times New Roman"/>
          <w:sz w:val="24"/>
          <w:szCs w:val="24"/>
        </w:rPr>
        <w:t xml:space="preserve"> </w:t>
      </w:r>
      <w:r w:rsidR="00B63CB3" w:rsidRPr="00F05541">
        <w:rPr>
          <w:rFonts w:ascii="Times New Roman" w:hAnsi="Times New Roman" w:cs="Times New Roman"/>
          <w:sz w:val="24"/>
          <w:szCs w:val="24"/>
        </w:rPr>
        <w:t>E.</w:t>
      </w:r>
      <w:r w:rsidR="002120BF">
        <w:rPr>
          <w:rFonts w:ascii="Times New Roman" w:hAnsi="Times New Roman" w:cs="Times New Roman"/>
          <w:sz w:val="24"/>
          <w:szCs w:val="24"/>
        </w:rPr>
        <w:t>,</w:t>
      </w:r>
      <w:r w:rsidR="00B63CB3">
        <w:rPr>
          <w:rFonts w:ascii="Times New Roman" w:hAnsi="Times New Roman" w:cs="Times New Roman"/>
          <w:sz w:val="24"/>
          <w:szCs w:val="24"/>
        </w:rPr>
        <w:t xml:space="preserve"> </w:t>
      </w:r>
      <w:r w:rsidR="00B75E56">
        <w:rPr>
          <w:rFonts w:ascii="Times New Roman" w:hAnsi="Times New Roman" w:cs="Times New Roman"/>
          <w:sz w:val="24"/>
          <w:szCs w:val="24"/>
        </w:rPr>
        <w:t>and</w:t>
      </w:r>
      <w:r w:rsidR="00B63CB3" w:rsidRPr="00F05541">
        <w:rPr>
          <w:rFonts w:ascii="Times New Roman" w:hAnsi="Times New Roman" w:cs="Times New Roman"/>
          <w:sz w:val="24"/>
          <w:szCs w:val="24"/>
        </w:rPr>
        <w:t xml:space="preserve"> </w:t>
      </w:r>
      <w:r>
        <w:rPr>
          <w:rFonts w:ascii="Times New Roman" w:hAnsi="Times New Roman" w:cs="Times New Roman"/>
          <w:sz w:val="24"/>
          <w:szCs w:val="24"/>
        </w:rPr>
        <w:t>Helmers</w:t>
      </w:r>
      <w:r w:rsidR="00B63CB3">
        <w:rPr>
          <w:rFonts w:ascii="Times New Roman" w:hAnsi="Times New Roman" w:cs="Times New Roman"/>
          <w:sz w:val="24"/>
          <w:szCs w:val="24"/>
        </w:rPr>
        <w:t>, M. J</w:t>
      </w:r>
      <w:r>
        <w:rPr>
          <w:rFonts w:ascii="Times New Roman" w:hAnsi="Times New Roman" w:cs="Times New Roman"/>
          <w:sz w:val="24"/>
          <w:szCs w:val="24"/>
        </w:rPr>
        <w:t xml:space="preserve">. </w:t>
      </w:r>
      <w:r w:rsidR="00B63CB3">
        <w:rPr>
          <w:rFonts w:ascii="Times New Roman" w:hAnsi="Times New Roman" w:cs="Times New Roman"/>
          <w:sz w:val="24"/>
          <w:szCs w:val="24"/>
        </w:rPr>
        <w:t>(</w:t>
      </w:r>
      <w:r>
        <w:rPr>
          <w:rFonts w:ascii="Times New Roman" w:hAnsi="Times New Roman" w:cs="Times New Roman"/>
          <w:sz w:val="24"/>
          <w:szCs w:val="24"/>
        </w:rPr>
        <w:t>2005</w:t>
      </w:r>
      <w:r w:rsidR="00B63CB3">
        <w:rPr>
          <w:rFonts w:ascii="Times New Roman" w:hAnsi="Times New Roman" w:cs="Times New Roman"/>
          <w:sz w:val="24"/>
          <w:szCs w:val="24"/>
        </w:rPr>
        <w:t>)</w:t>
      </w:r>
      <w:r>
        <w:rPr>
          <w:rFonts w:ascii="Times New Roman" w:hAnsi="Times New Roman" w:cs="Times New Roman"/>
          <w:sz w:val="24"/>
          <w:szCs w:val="24"/>
        </w:rPr>
        <w:t xml:space="preserve">. </w:t>
      </w:r>
      <w:r w:rsidRPr="00F05541">
        <w:rPr>
          <w:rFonts w:ascii="Times New Roman" w:hAnsi="Times New Roman" w:cs="Times New Roman"/>
          <w:sz w:val="24"/>
          <w:szCs w:val="24"/>
        </w:rPr>
        <w:t>Establishing conse</w:t>
      </w:r>
      <w:r>
        <w:rPr>
          <w:rFonts w:ascii="Times New Roman" w:hAnsi="Times New Roman" w:cs="Times New Roman"/>
          <w:sz w:val="24"/>
          <w:szCs w:val="24"/>
        </w:rPr>
        <w:t xml:space="preserve">rvation buffers using precision </w:t>
      </w:r>
      <w:r w:rsidRPr="00F05541">
        <w:rPr>
          <w:rFonts w:ascii="Times New Roman" w:hAnsi="Times New Roman" w:cs="Times New Roman"/>
          <w:sz w:val="24"/>
          <w:szCs w:val="24"/>
        </w:rPr>
        <w:t>information. J</w:t>
      </w:r>
      <w:r w:rsidR="00B94ACB">
        <w:rPr>
          <w:rFonts w:ascii="Times New Roman" w:hAnsi="Times New Roman" w:cs="Times New Roman"/>
          <w:sz w:val="24"/>
          <w:szCs w:val="24"/>
        </w:rPr>
        <w:t xml:space="preserve">. </w:t>
      </w:r>
      <w:r>
        <w:rPr>
          <w:rFonts w:ascii="Times New Roman" w:hAnsi="Times New Roman" w:cs="Times New Roman"/>
          <w:sz w:val="24"/>
          <w:szCs w:val="24"/>
        </w:rPr>
        <w:t>Soil Water Cons</w:t>
      </w:r>
      <w:r w:rsidR="00B94ACB">
        <w:rPr>
          <w:rFonts w:ascii="Times New Roman" w:hAnsi="Times New Roman" w:cs="Times New Roman"/>
          <w:sz w:val="24"/>
          <w:szCs w:val="24"/>
        </w:rPr>
        <w:t>erv.</w:t>
      </w:r>
      <w:r>
        <w:rPr>
          <w:rFonts w:ascii="Times New Roman" w:hAnsi="Times New Roman" w:cs="Times New Roman"/>
          <w:sz w:val="24"/>
          <w:szCs w:val="24"/>
        </w:rPr>
        <w:t xml:space="preserve"> 60</w:t>
      </w:r>
      <w:r w:rsidRPr="00F05541">
        <w:rPr>
          <w:rFonts w:ascii="Times New Roman" w:hAnsi="Times New Roman" w:cs="Times New Roman"/>
          <w:sz w:val="24"/>
          <w:szCs w:val="24"/>
        </w:rPr>
        <w:t>:349</w:t>
      </w:r>
      <w:r>
        <w:rPr>
          <w:rFonts w:ascii="Times New Roman" w:hAnsi="Times New Roman" w:cs="Times New Roman"/>
          <w:sz w:val="24"/>
          <w:szCs w:val="24"/>
        </w:rPr>
        <w:t>–</w:t>
      </w:r>
      <w:r w:rsidRPr="00F05541">
        <w:rPr>
          <w:rFonts w:ascii="Times New Roman" w:hAnsi="Times New Roman" w:cs="Times New Roman"/>
          <w:sz w:val="24"/>
          <w:szCs w:val="24"/>
        </w:rPr>
        <w:t>354.</w:t>
      </w:r>
    </w:p>
    <w:p w14:paraId="20A03FC8" w14:textId="4CEDDB96" w:rsidR="004A364A" w:rsidRDefault="00DE719A" w:rsidP="004A364A">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Ecological Places</w:t>
      </w:r>
      <w:r w:rsidR="00B16985">
        <w:rPr>
          <w:rFonts w:ascii="Times New Roman" w:hAnsi="Times New Roman" w:cs="Times New Roman"/>
          <w:sz w:val="24"/>
          <w:szCs w:val="24"/>
        </w:rPr>
        <w:t xml:space="preserve"> in Cities (EPIC)</w:t>
      </w:r>
      <w:r w:rsidR="00B63CB3">
        <w:rPr>
          <w:rFonts w:ascii="Times New Roman" w:hAnsi="Times New Roman" w:cs="Times New Roman"/>
          <w:sz w:val="24"/>
          <w:szCs w:val="24"/>
        </w:rPr>
        <w:t>.</w:t>
      </w:r>
      <w:r w:rsidR="003D3428">
        <w:rPr>
          <w:rFonts w:ascii="Times New Roman" w:hAnsi="Times New Roman" w:cs="Times New Roman"/>
          <w:sz w:val="24"/>
          <w:szCs w:val="24"/>
        </w:rPr>
        <w:t xml:space="preserve"> </w:t>
      </w:r>
      <w:r w:rsidR="00B63CB3">
        <w:rPr>
          <w:rFonts w:ascii="Times New Roman" w:hAnsi="Times New Roman" w:cs="Times New Roman"/>
          <w:sz w:val="24"/>
          <w:szCs w:val="24"/>
        </w:rPr>
        <w:t>(</w:t>
      </w:r>
      <w:r w:rsidR="003D3428">
        <w:rPr>
          <w:rFonts w:ascii="Times New Roman" w:hAnsi="Times New Roman" w:cs="Times New Roman"/>
          <w:sz w:val="24"/>
          <w:szCs w:val="24"/>
        </w:rPr>
        <w:t>2016</w:t>
      </w:r>
      <w:r w:rsidR="00B63CB3">
        <w:rPr>
          <w:rFonts w:ascii="Times New Roman" w:hAnsi="Times New Roman" w:cs="Times New Roman"/>
          <w:sz w:val="24"/>
          <w:szCs w:val="24"/>
        </w:rPr>
        <w:t>)</w:t>
      </w:r>
      <w:r w:rsidR="003D3428">
        <w:rPr>
          <w:rFonts w:ascii="Times New Roman" w:hAnsi="Times New Roman" w:cs="Times New Roman"/>
          <w:sz w:val="24"/>
          <w:szCs w:val="24"/>
        </w:rPr>
        <w:t xml:space="preserve">. </w:t>
      </w:r>
      <w:r w:rsidR="00FB3D44" w:rsidRPr="00FB3D44">
        <w:rPr>
          <w:rFonts w:ascii="Times New Roman" w:hAnsi="Times New Roman" w:cs="Times New Roman"/>
          <w:sz w:val="24"/>
          <w:szCs w:val="24"/>
        </w:rPr>
        <w:t>https://www.stlouis-mo.gov/government/departments/mayor/initiatives/sustainability/monarchs/index.cfm/</w:t>
      </w:r>
      <w:r w:rsidR="00FB3D44">
        <w:rPr>
          <w:rFonts w:ascii="Times New Roman" w:hAnsi="Times New Roman" w:cs="Times New Roman"/>
          <w:sz w:val="24"/>
          <w:szCs w:val="24"/>
        </w:rPr>
        <w:t xml:space="preserve">. </w:t>
      </w:r>
      <w:r w:rsidR="00FB3D44" w:rsidRPr="00FB3D44">
        <w:rPr>
          <w:rFonts w:ascii="Times New Roman" w:hAnsi="Times New Roman" w:cs="Times New Roman"/>
          <w:sz w:val="24"/>
          <w:szCs w:val="24"/>
        </w:rPr>
        <w:t>Accessed 4 June 2016.</w:t>
      </w:r>
    </w:p>
    <w:p w14:paraId="0FD4D394" w14:textId="1CBFB6DD" w:rsidR="003D3428" w:rsidRDefault="003D3428" w:rsidP="003D3428">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 xml:space="preserve">Energy Resources Center (ERC). </w:t>
      </w:r>
      <w:r w:rsidR="00B63CB3">
        <w:rPr>
          <w:rFonts w:ascii="Times New Roman" w:hAnsi="Times New Roman" w:cs="Times New Roman"/>
          <w:sz w:val="24"/>
          <w:szCs w:val="24"/>
        </w:rPr>
        <w:t>(</w:t>
      </w:r>
      <w:r>
        <w:rPr>
          <w:rFonts w:ascii="Times New Roman" w:hAnsi="Times New Roman" w:cs="Times New Roman"/>
          <w:sz w:val="24"/>
          <w:szCs w:val="24"/>
        </w:rPr>
        <w:t>2016</w:t>
      </w:r>
      <w:r w:rsidR="00B63CB3">
        <w:rPr>
          <w:rFonts w:ascii="Times New Roman" w:hAnsi="Times New Roman" w:cs="Times New Roman"/>
          <w:sz w:val="24"/>
          <w:szCs w:val="24"/>
        </w:rPr>
        <w:t>)</w:t>
      </w:r>
      <w:r>
        <w:rPr>
          <w:rFonts w:ascii="Times New Roman" w:hAnsi="Times New Roman" w:cs="Times New Roman"/>
          <w:sz w:val="24"/>
          <w:szCs w:val="24"/>
        </w:rPr>
        <w:t xml:space="preserve">. Rights-of-way as habitat. </w:t>
      </w:r>
      <w:r w:rsidRPr="00CB0EAA">
        <w:rPr>
          <w:rFonts w:ascii="Times New Roman" w:hAnsi="Times New Roman" w:cs="Times New Roman"/>
          <w:sz w:val="24"/>
          <w:szCs w:val="24"/>
        </w:rPr>
        <w:t>Energy Resources Center</w:t>
      </w:r>
      <w:r>
        <w:rPr>
          <w:rFonts w:ascii="Times New Roman" w:hAnsi="Times New Roman" w:cs="Times New Roman"/>
          <w:sz w:val="24"/>
          <w:szCs w:val="24"/>
        </w:rPr>
        <w:t xml:space="preserve">, University of Illinois, Chicago. </w:t>
      </w:r>
      <w:r w:rsidR="00665DB0" w:rsidRPr="00665DB0">
        <w:rPr>
          <w:rFonts w:ascii="Times New Roman" w:hAnsi="Times New Roman" w:cs="Times New Roman"/>
          <w:sz w:val="24"/>
          <w:szCs w:val="24"/>
        </w:rPr>
        <w:t>http://www.erc.uic.edu/biofuels-bioenergy/pollinator-habitat/rights-of-way-as-habitat/</w:t>
      </w:r>
      <w:r w:rsidR="00FB3D44">
        <w:rPr>
          <w:rFonts w:ascii="Times New Roman" w:hAnsi="Times New Roman" w:cs="Times New Roman"/>
          <w:sz w:val="24"/>
          <w:szCs w:val="24"/>
        </w:rPr>
        <w:t>.</w:t>
      </w:r>
      <w:r w:rsidR="00665DB0">
        <w:rPr>
          <w:rFonts w:ascii="Times New Roman" w:hAnsi="Times New Roman" w:cs="Times New Roman"/>
          <w:sz w:val="24"/>
          <w:szCs w:val="24"/>
        </w:rPr>
        <w:t xml:space="preserve">  </w:t>
      </w:r>
      <w:r w:rsidR="00665DB0" w:rsidRPr="00665DB0">
        <w:rPr>
          <w:rFonts w:ascii="Times New Roman" w:hAnsi="Times New Roman" w:cs="Times New Roman"/>
          <w:sz w:val="24"/>
          <w:szCs w:val="24"/>
        </w:rPr>
        <w:t xml:space="preserve">Accessed 4 </w:t>
      </w:r>
      <w:r w:rsidR="00665DB0">
        <w:rPr>
          <w:rFonts w:ascii="Times New Roman" w:hAnsi="Times New Roman" w:cs="Times New Roman"/>
          <w:sz w:val="24"/>
          <w:szCs w:val="24"/>
        </w:rPr>
        <w:t>June</w:t>
      </w:r>
      <w:r w:rsidR="00FB3D44">
        <w:rPr>
          <w:rFonts w:ascii="Times New Roman" w:hAnsi="Times New Roman" w:cs="Times New Roman"/>
          <w:sz w:val="24"/>
          <w:szCs w:val="24"/>
        </w:rPr>
        <w:t xml:space="preserve"> 2016</w:t>
      </w:r>
      <w:r w:rsidR="00665DB0" w:rsidRPr="00665DB0">
        <w:rPr>
          <w:rFonts w:ascii="Times New Roman" w:hAnsi="Times New Roman" w:cs="Times New Roman"/>
          <w:sz w:val="24"/>
          <w:szCs w:val="24"/>
        </w:rPr>
        <w:t>.</w:t>
      </w:r>
    </w:p>
    <w:p w14:paraId="7BA9B703" w14:textId="31AA8BC3" w:rsidR="00425D3F" w:rsidRDefault="00425D3F" w:rsidP="00827522">
      <w:pPr>
        <w:spacing w:line="480" w:lineRule="auto"/>
        <w:ind w:left="360" w:hanging="360"/>
        <w:rPr>
          <w:rStyle w:val="CommentReference"/>
          <w:rFonts w:ascii="Times New Roman" w:hAnsi="Times New Roman" w:cs="Times New Roman"/>
          <w:sz w:val="24"/>
          <w:szCs w:val="24"/>
        </w:rPr>
      </w:pPr>
      <w:r>
        <w:rPr>
          <w:rStyle w:val="CommentReference"/>
          <w:rFonts w:ascii="Times New Roman" w:hAnsi="Times New Roman" w:cs="Times New Roman"/>
          <w:sz w:val="24"/>
          <w:szCs w:val="24"/>
        </w:rPr>
        <w:t xml:space="preserve">Environmental Defense Fund (EDF). (2016). White paper on Monarch Butterfly Habitat Exchange. Environmental Defense Fund, Washington, D.C. </w:t>
      </w:r>
      <w:r w:rsidRPr="00425D3F">
        <w:rPr>
          <w:rStyle w:val="CommentReference"/>
          <w:rFonts w:ascii="Times New Roman" w:hAnsi="Times New Roman" w:cs="Times New Roman"/>
          <w:sz w:val="24"/>
          <w:szCs w:val="24"/>
        </w:rPr>
        <w:t>https://www.edf.org/ecosystems/monarch-butterfly-habitat-exchange</w:t>
      </w:r>
      <w:r w:rsidR="00FB3D44">
        <w:rPr>
          <w:rStyle w:val="CommentReference"/>
          <w:rFonts w:ascii="Times New Roman" w:hAnsi="Times New Roman" w:cs="Times New Roman"/>
          <w:sz w:val="24"/>
          <w:szCs w:val="24"/>
        </w:rPr>
        <w:t>/.  Accessed 4 June 2016</w:t>
      </w:r>
      <w:r w:rsidR="00665DB0" w:rsidRPr="00665DB0">
        <w:rPr>
          <w:rStyle w:val="CommentReference"/>
          <w:rFonts w:ascii="Times New Roman" w:hAnsi="Times New Roman" w:cs="Times New Roman"/>
          <w:sz w:val="24"/>
          <w:szCs w:val="24"/>
        </w:rPr>
        <w:t>.</w:t>
      </w:r>
    </w:p>
    <w:p w14:paraId="4B57E5B3" w14:textId="3FCA6057" w:rsidR="00827522" w:rsidRPr="00A737D0" w:rsidRDefault="00B63CB3" w:rsidP="00827522">
      <w:pPr>
        <w:spacing w:line="480" w:lineRule="auto"/>
        <w:ind w:left="360" w:hanging="360"/>
        <w:rPr>
          <w:rStyle w:val="CommentReference"/>
          <w:rFonts w:ascii="Times New Roman" w:hAnsi="Times New Roman" w:cs="Times New Roman"/>
          <w:sz w:val="24"/>
          <w:szCs w:val="24"/>
        </w:rPr>
      </w:pPr>
      <w:r>
        <w:rPr>
          <w:rStyle w:val="CommentReference"/>
          <w:rFonts w:ascii="Times New Roman" w:hAnsi="Times New Roman" w:cs="Times New Roman"/>
          <w:sz w:val="24"/>
          <w:szCs w:val="24"/>
        </w:rPr>
        <w:lastRenderedPageBreak/>
        <w:t xml:space="preserve">Faber, S., </w:t>
      </w:r>
      <w:r w:rsidR="00827522" w:rsidRPr="00827522">
        <w:rPr>
          <w:rStyle w:val="CommentReference"/>
          <w:rFonts w:ascii="Times New Roman" w:hAnsi="Times New Roman" w:cs="Times New Roman"/>
          <w:sz w:val="24"/>
          <w:szCs w:val="24"/>
        </w:rPr>
        <w:t>Rundquist,</w:t>
      </w:r>
      <w:r>
        <w:rPr>
          <w:rStyle w:val="CommentReference"/>
          <w:rFonts w:ascii="Times New Roman" w:hAnsi="Times New Roman" w:cs="Times New Roman"/>
          <w:sz w:val="24"/>
          <w:szCs w:val="24"/>
        </w:rPr>
        <w:t xml:space="preserve"> S.</w:t>
      </w:r>
      <w:r w:rsidR="00827522" w:rsidRPr="00827522">
        <w:rPr>
          <w:rStyle w:val="CommentReference"/>
          <w:rFonts w:ascii="Times New Roman" w:hAnsi="Times New Roman" w:cs="Times New Roman"/>
          <w:sz w:val="24"/>
          <w:szCs w:val="24"/>
        </w:rPr>
        <w:t xml:space="preserve"> </w:t>
      </w:r>
      <w:r w:rsidR="00B75E56">
        <w:rPr>
          <w:rStyle w:val="CommentReference"/>
          <w:rFonts w:ascii="Times New Roman" w:hAnsi="Times New Roman" w:cs="Times New Roman"/>
          <w:sz w:val="24"/>
          <w:szCs w:val="24"/>
        </w:rPr>
        <w:t>and</w:t>
      </w:r>
      <w:r w:rsidR="00827522">
        <w:rPr>
          <w:rStyle w:val="CommentReference"/>
          <w:rFonts w:ascii="Times New Roman" w:hAnsi="Times New Roman" w:cs="Times New Roman"/>
          <w:sz w:val="24"/>
          <w:szCs w:val="24"/>
        </w:rPr>
        <w:t xml:space="preserve"> Male</w:t>
      </w:r>
      <w:r>
        <w:rPr>
          <w:rStyle w:val="CommentReference"/>
          <w:rFonts w:ascii="Times New Roman" w:hAnsi="Times New Roman" w:cs="Times New Roman"/>
          <w:sz w:val="24"/>
          <w:szCs w:val="24"/>
        </w:rPr>
        <w:t>, T</w:t>
      </w:r>
      <w:r w:rsidR="00827522">
        <w:rPr>
          <w:rStyle w:val="CommentReference"/>
          <w:rFonts w:ascii="Times New Roman" w:hAnsi="Times New Roman" w:cs="Times New Roman"/>
          <w:sz w:val="24"/>
          <w:szCs w:val="24"/>
        </w:rPr>
        <w:t xml:space="preserve">. </w:t>
      </w:r>
      <w:r>
        <w:rPr>
          <w:rStyle w:val="CommentReference"/>
          <w:rFonts w:ascii="Times New Roman" w:hAnsi="Times New Roman" w:cs="Times New Roman"/>
          <w:sz w:val="24"/>
          <w:szCs w:val="24"/>
        </w:rPr>
        <w:t>(</w:t>
      </w:r>
      <w:r w:rsidR="00827522">
        <w:rPr>
          <w:rStyle w:val="CommentReference"/>
          <w:rFonts w:ascii="Times New Roman" w:hAnsi="Times New Roman" w:cs="Times New Roman"/>
          <w:sz w:val="24"/>
          <w:szCs w:val="24"/>
        </w:rPr>
        <w:t>2012</w:t>
      </w:r>
      <w:r>
        <w:rPr>
          <w:rStyle w:val="CommentReference"/>
          <w:rFonts w:ascii="Times New Roman" w:hAnsi="Times New Roman" w:cs="Times New Roman"/>
          <w:sz w:val="24"/>
          <w:szCs w:val="24"/>
        </w:rPr>
        <w:t>)</w:t>
      </w:r>
      <w:r w:rsidR="00827522">
        <w:rPr>
          <w:rStyle w:val="CommentReference"/>
          <w:rFonts w:ascii="Times New Roman" w:hAnsi="Times New Roman" w:cs="Times New Roman"/>
          <w:sz w:val="24"/>
          <w:szCs w:val="24"/>
        </w:rPr>
        <w:t xml:space="preserve">. Plowed under: </w:t>
      </w:r>
      <w:r w:rsidR="00827522" w:rsidRPr="00827522">
        <w:rPr>
          <w:rStyle w:val="CommentReference"/>
          <w:rFonts w:ascii="Times New Roman" w:hAnsi="Times New Roman" w:cs="Times New Roman"/>
          <w:sz w:val="24"/>
          <w:szCs w:val="24"/>
        </w:rPr>
        <w:t>how crop subsidies contri</w:t>
      </w:r>
      <w:r w:rsidR="00827522">
        <w:rPr>
          <w:rStyle w:val="CommentReference"/>
          <w:rFonts w:ascii="Times New Roman" w:hAnsi="Times New Roman" w:cs="Times New Roman"/>
          <w:sz w:val="24"/>
          <w:szCs w:val="24"/>
        </w:rPr>
        <w:t xml:space="preserve">bute to massive habitat losses. </w:t>
      </w:r>
      <w:r w:rsidR="00827522" w:rsidRPr="00827522">
        <w:rPr>
          <w:rStyle w:val="CommentReference"/>
          <w:rFonts w:ascii="Times New Roman" w:hAnsi="Times New Roman" w:cs="Times New Roman"/>
          <w:sz w:val="24"/>
          <w:szCs w:val="24"/>
        </w:rPr>
        <w:t xml:space="preserve">Environmental Working Group. </w:t>
      </w:r>
      <w:r w:rsidR="00665DB0">
        <w:rPr>
          <w:rStyle w:val="CommentReference"/>
          <w:rFonts w:ascii="Times New Roman" w:hAnsi="Times New Roman" w:cs="Times New Roman"/>
          <w:sz w:val="24"/>
          <w:szCs w:val="24"/>
        </w:rPr>
        <w:t>http://www.ewg.org/</w:t>
      </w:r>
      <w:r w:rsidR="00FB3D44">
        <w:rPr>
          <w:rStyle w:val="CommentReference"/>
          <w:rFonts w:ascii="Times New Roman" w:hAnsi="Times New Roman" w:cs="Times New Roman"/>
          <w:sz w:val="24"/>
          <w:szCs w:val="24"/>
        </w:rPr>
        <w:t>.  Accessed 4 June 2016</w:t>
      </w:r>
      <w:r w:rsidR="00665DB0" w:rsidRPr="00665DB0">
        <w:rPr>
          <w:rStyle w:val="CommentReference"/>
          <w:rFonts w:ascii="Times New Roman" w:hAnsi="Times New Roman" w:cs="Times New Roman"/>
          <w:sz w:val="24"/>
          <w:szCs w:val="24"/>
        </w:rPr>
        <w:t>.</w:t>
      </w:r>
    </w:p>
    <w:p w14:paraId="790FDBD8" w14:textId="219F36CA" w:rsidR="00B3540F" w:rsidRPr="00A737D0" w:rsidRDefault="004A364A" w:rsidP="004A364A">
      <w:pPr>
        <w:spacing w:line="480" w:lineRule="auto"/>
        <w:ind w:left="360" w:hanging="360"/>
        <w:rPr>
          <w:rFonts w:ascii="Times New Roman" w:hAnsi="Times New Roman" w:cs="Times New Roman"/>
          <w:sz w:val="24"/>
          <w:szCs w:val="24"/>
        </w:rPr>
      </w:pPr>
      <w:r w:rsidRPr="00A737D0">
        <w:rPr>
          <w:rStyle w:val="CommentReference"/>
          <w:rFonts w:ascii="Times New Roman" w:hAnsi="Times New Roman" w:cs="Times New Roman"/>
          <w:sz w:val="24"/>
          <w:szCs w:val="24"/>
        </w:rPr>
        <w:t>F</w:t>
      </w:r>
      <w:r w:rsidR="00B3540F" w:rsidRPr="00A737D0">
        <w:rPr>
          <w:rFonts w:ascii="Times New Roman" w:hAnsi="Times New Roman" w:cs="Times New Roman"/>
          <w:sz w:val="24"/>
          <w:szCs w:val="24"/>
        </w:rPr>
        <w:t>ederal Register</w:t>
      </w:r>
      <w:r w:rsidR="00B63CB3">
        <w:rPr>
          <w:rFonts w:ascii="Times New Roman" w:hAnsi="Times New Roman" w:cs="Times New Roman"/>
          <w:sz w:val="24"/>
          <w:szCs w:val="24"/>
        </w:rPr>
        <w:t>.</w:t>
      </w:r>
      <w:r w:rsidR="00B3540F" w:rsidRPr="00A737D0">
        <w:rPr>
          <w:rFonts w:ascii="Times New Roman" w:hAnsi="Times New Roman" w:cs="Times New Roman"/>
          <w:sz w:val="24"/>
          <w:szCs w:val="24"/>
        </w:rPr>
        <w:t xml:space="preserve"> </w:t>
      </w:r>
      <w:r w:rsidR="00B63CB3">
        <w:rPr>
          <w:rFonts w:ascii="Times New Roman" w:hAnsi="Times New Roman" w:cs="Times New Roman"/>
          <w:sz w:val="24"/>
          <w:szCs w:val="24"/>
        </w:rPr>
        <w:t>(</w:t>
      </w:r>
      <w:r w:rsidR="00B3540F" w:rsidRPr="00A737D0">
        <w:rPr>
          <w:rFonts w:ascii="Times New Roman" w:hAnsi="Times New Roman" w:cs="Times New Roman"/>
          <w:sz w:val="24"/>
          <w:szCs w:val="24"/>
        </w:rPr>
        <w:t>2014</w:t>
      </w:r>
      <w:r w:rsidR="00B63CB3">
        <w:rPr>
          <w:rFonts w:ascii="Times New Roman" w:hAnsi="Times New Roman" w:cs="Times New Roman"/>
          <w:sz w:val="24"/>
          <w:szCs w:val="24"/>
        </w:rPr>
        <w:t>)</w:t>
      </w:r>
      <w:r w:rsidR="00B3540F" w:rsidRPr="00A737D0">
        <w:rPr>
          <w:rFonts w:ascii="Times New Roman" w:hAnsi="Times New Roman" w:cs="Times New Roman"/>
          <w:sz w:val="24"/>
          <w:szCs w:val="24"/>
        </w:rPr>
        <w:t>. https://www.federalregister.gov/articles/2014/12/31/2014-30574/endangered-and-threatened-wildlife-and-plants-90-day-findings-on-two-petitions</w:t>
      </w:r>
    </w:p>
    <w:p w14:paraId="22942CB9" w14:textId="671217A8" w:rsidR="0011088A" w:rsidRDefault="0011088A" w:rsidP="0011088A">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 xml:space="preserve">Flockhart, D. T. T., Wassenaar, L. I., Martin, T. G., Hobson, K. A., Wunder, M. B., </w:t>
      </w:r>
      <w:r w:rsidR="00B75E56">
        <w:rPr>
          <w:rFonts w:ascii="Times New Roman" w:hAnsi="Times New Roman" w:cs="Times New Roman"/>
          <w:sz w:val="24"/>
          <w:szCs w:val="24"/>
        </w:rPr>
        <w:t>and</w:t>
      </w:r>
      <w:r>
        <w:rPr>
          <w:rFonts w:ascii="Times New Roman" w:hAnsi="Times New Roman" w:cs="Times New Roman"/>
          <w:sz w:val="24"/>
          <w:szCs w:val="24"/>
        </w:rPr>
        <w:t xml:space="preserve"> Norris, D. R. (2013). Tracking multi-generational colonization of the breeding grounds by monarch butterflies in eastern No</w:t>
      </w:r>
      <w:r w:rsidR="00B94ACB">
        <w:rPr>
          <w:rFonts w:ascii="Times New Roman" w:hAnsi="Times New Roman" w:cs="Times New Roman"/>
          <w:sz w:val="24"/>
          <w:szCs w:val="24"/>
        </w:rPr>
        <w:t>rth America. Proc. Roy.</w:t>
      </w:r>
      <w:r>
        <w:rPr>
          <w:rFonts w:ascii="Times New Roman" w:hAnsi="Times New Roman" w:cs="Times New Roman"/>
          <w:sz w:val="24"/>
          <w:szCs w:val="24"/>
        </w:rPr>
        <w:t xml:space="preserve"> Soc</w:t>
      </w:r>
      <w:r w:rsidR="00B94ACB">
        <w:rPr>
          <w:rFonts w:ascii="Times New Roman" w:hAnsi="Times New Roman" w:cs="Times New Roman"/>
          <w:sz w:val="24"/>
          <w:szCs w:val="24"/>
        </w:rPr>
        <w:t>.</w:t>
      </w:r>
      <w:r>
        <w:rPr>
          <w:rFonts w:ascii="Times New Roman" w:hAnsi="Times New Roman" w:cs="Times New Roman"/>
          <w:sz w:val="24"/>
          <w:szCs w:val="24"/>
        </w:rPr>
        <w:t xml:space="preserve"> B 280: 20131087. </w:t>
      </w:r>
    </w:p>
    <w:p w14:paraId="51434152" w14:textId="12EE21B0" w:rsidR="00F15866" w:rsidRPr="00A737D0" w:rsidRDefault="00F15866"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Flockhart, D. T., Pichancourt</w:t>
      </w:r>
      <w:r w:rsidR="00B63CB3">
        <w:rPr>
          <w:rFonts w:ascii="Times New Roman" w:hAnsi="Times New Roman" w:cs="Times New Roman"/>
          <w:sz w:val="24"/>
          <w:szCs w:val="24"/>
        </w:rPr>
        <w:t>, J.-B.,</w:t>
      </w:r>
      <w:r w:rsidRPr="00A737D0">
        <w:rPr>
          <w:rFonts w:ascii="Times New Roman" w:hAnsi="Times New Roman" w:cs="Times New Roman"/>
          <w:sz w:val="24"/>
          <w:szCs w:val="24"/>
        </w:rPr>
        <w:t xml:space="preserve"> Norris</w:t>
      </w:r>
      <w:r w:rsidR="00B63CB3">
        <w:rPr>
          <w:rFonts w:ascii="Times New Roman" w:hAnsi="Times New Roman" w:cs="Times New Roman"/>
          <w:sz w:val="24"/>
          <w:szCs w:val="24"/>
        </w:rPr>
        <w:t xml:space="preserve">, D. R. </w:t>
      </w:r>
      <w:r w:rsidR="00B75E56">
        <w:rPr>
          <w:rFonts w:ascii="Times New Roman" w:hAnsi="Times New Roman" w:cs="Times New Roman"/>
          <w:sz w:val="24"/>
          <w:szCs w:val="24"/>
        </w:rPr>
        <w:t>and</w:t>
      </w:r>
      <w:r w:rsidRPr="00A737D0">
        <w:rPr>
          <w:rFonts w:ascii="Times New Roman" w:hAnsi="Times New Roman" w:cs="Times New Roman"/>
          <w:sz w:val="24"/>
          <w:szCs w:val="24"/>
        </w:rPr>
        <w:t xml:space="preserve"> Martin</w:t>
      </w:r>
      <w:r w:rsidR="00B63CB3">
        <w:rPr>
          <w:rFonts w:ascii="Times New Roman" w:hAnsi="Times New Roman" w:cs="Times New Roman"/>
          <w:sz w:val="24"/>
          <w:szCs w:val="24"/>
        </w:rPr>
        <w:t>, T. G</w:t>
      </w:r>
      <w:r w:rsidRPr="00A737D0">
        <w:rPr>
          <w:rFonts w:ascii="Times New Roman" w:hAnsi="Times New Roman" w:cs="Times New Roman"/>
          <w:sz w:val="24"/>
          <w:szCs w:val="24"/>
        </w:rPr>
        <w:t xml:space="preserve">. </w:t>
      </w:r>
      <w:r w:rsidR="00B63CB3">
        <w:rPr>
          <w:rFonts w:ascii="Times New Roman" w:hAnsi="Times New Roman" w:cs="Times New Roman"/>
          <w:sz w:val="24"/>
          <w:szCs w:val="24"/>
        </w:rPr>
        <w:t>(</w:t>
      </w:r>
      <w:r w:rsidRPr="00A737D0">
        <w:rPr>
          <w:rFonts w:ascii="Times New Roman" w:hAnsi="Times New Roman" w:cs="Times New Roman"/>
          <w:sz w:val="24"/>
          <w:szCs w:val="24"/>
        </w:rPr>
        <w:t>2015</w:t>
      </w:r>
      <w:r w:rsidR="00B63CB3">
        <w:rPr>
          <w:rFonts w:ascii="Times New Roman" w:hAnsi="Times New Roman" w:cs="Times New Roman"/>
          <w:sz w:val="24"/>
          <w:szCs w:val="24"/>
        </w:rPr>
        <w:t>)</w:t>
      </w:r>
      <w:r w:rsidRPr="00A737D0">
        <w:rPr>
          <w:rFonts w:ascii="Times New Roman" w:hAnsi="Times New Roman" w:cs="Times New Roman"/>
          <w:sz w:val="24"/>
          <w:szCs w:val="24"/>
        </w:rPr>
        <w:t xml:space="preserve">. Unravelling the annual cycle in a migratory animal: </w:t>
      </w:r>
      <w:r w:rsidRPr="002637C2">
        <w:rPr>
          <w:rFonts w:ascii="Times New Roman" w:hAnsi="Times New Roman" w:cs="Times New Roman"/>
          <w:noProof/>
          <w:sz w:val="24"/>
          <w:szCs w:val="24"/>
        </w:rPr>
        <w:t>breeding</w:t>
      </w:r>
      <w:r w:rsidRPr="002637C2">
        <w:rPr>
          <w:rFonts w:ascii="Cambria Math" w:hAnsi="Cambria Math" w:cs="Cambria Math"/>
          <w:noProof/>
          <w:sz w:val="24"/>
          <w:szCs w:val="24"/>
        </w:rPr>
        <w:t>‐</w:t>
      </w:r>
      <w:r w:rsidRPr="002637C2">
        <w:rPr>
          <w:rFonts w:ascii="Times New Roman" w:hAnsi="Times New Roman" w:cs="Times New Roman"/>
          <w:noProof/>
          <w:sz w:val="24"/>
          <w:szCs w:val="24"/>
        </w:rPr>
        <w:t>season</w:t>
      </w:r>
      <w:r w:rsidRPr="00A737D0">
        <w:rPr>
          <w:rFonts w:ascii="Times New Roman" w:hAnsi="Times New Roman" w:cs="Times New Roman"/>
          <w:sz w:val="24"/>
          <w:szCs w:val="24"/>
        </w:rPr>
        <w:t xml:space="preserve"> habitat loss drives population dec</w:t>
      </w:r>
      <w:r w:rsidR="00B94ACB">
        <w:rPr>
          <w:rFonts w:ascii="Times New Roman" w:hAnsi="Times New Roman" w:cs="Times New Roman"/>
          <w:sz w:val="24"/>
          <w:szCs w:val="24"/>
        </w:rPr>
        <w:t xml:space="preserve">lines of monarch butterflies. J. </w:t>
      </w:r>
      <w:r w:rsidRPr="00A737D0">
        <w:rPr>
          <w:rFonts w:ascii="Times New Roman" w:hAnsi="Times New Roman" w:cs="Times New Roman"/>
          <w:sz w:val="24"/>
          <w:szCs w:val="24"/>
        </w:rPr>
        <w:t>An</w:t>
      </w:r>
      <w:r w:rsidR="00B94ACB">
        <w:rPr>
          <w:rFonts w:ascii="Times New Roman" w:hAnsi="Times New Roman" w:cs="Times New Roman"/>
          <w:sz w:val="24"/>
          <w:szCs w:val="24"/>
        </w:rPr>
        <w:t>im.</w:t>
      </w:r>
      <w:r w:rsidRPr="00A737D0">
        <w:rPr>
          <w:rFonts w:ascii="Times New Roman" w:hAnsi="Times New Roman" w:cs="Times New Roman"/>
          <w:sz w:val="24"/>
          <w:szCs w:val="24"/>
        </w:rPr>
        <w:t xml:space="preserve"> Ecol</w:t>
      </w:r>
      <w:r w:rsidR="00B94ACB">
        <w:rPr>
          <w:rFonts w:ascii="Times New Roman" w:hAnsi="Times New Roman" w:cs="Times New Roman"/>
          <w:sz w:val="24"/>
          <w:szCs w:val="24"/>
        </w:rPr>
        <w:t>.</w:t>
      </w:r>
      <w:r w:rsidRPr="00A737D0">
        <w:rPr>
          <w:rFonts w:ascii="Times New Roman" w:hAnsi="Times New Roman" w:cs="Times New Roman"/>
          <w:sz w:val="24"/>
          <w:szCs w:val="24"/>
        </w:rPr>
        <w:t xml:space="preserve"> 84:155–165.</w:t>
      </w:r>
    </w:p>
    <w:p w14:paraId="7EC10867" w14:textId="123004C2" w:rsidR="00B17183" w:rsidRPr="00A737D0" w:rsidRDefault="00B17183" w:rsidP="00B16985">
      <w:pPr>
        <w:spacing w:line="480" w:lineRule="auto"/>
        <w:ind w:left="360" w:hanging="360"/>
        <w:rPr>
          <w:rFonts w:ascii="Times New Roman" w:hAnsi="Times New Roman" w:cs="Times New Roman"/>
          <w:sz w:val="24"/>
          <w:szCs w:val="24"/>
        </w:rPr>
      </w:pPr>
      <w:r w:rsidRPr="00A737D0">
        <w:rPr>
          <w:rFonts w:ascii="Times New Roman" w:eastAsia="Calibri" w:hAnsi="Times New Roman" w:cs="Times New Roman"/>
          <w:sz w:val="24"/>
          <w:szCs w:val="24"/>
        </w:rPr>
        <w:t xml:space="preserve">Hopwood, J., Black, </w:t>
      </w:r>
      <w:r w:rsidR="00B63CB3" w:rsidRPr="00A737D0">
        <w:rPr>
          <w:rFonts w:ascii="Times New Roman" w:eastAsia="Calibri" w:hAnsi="Times New Roman" w:cs="Times New Roman"/>
          <w:sz w:val="24"/>
          <w:szCs w:val="24"/>
        </w:rPr>
        <w:t xml:space="preserve">S. H. </w:t>
      </w:r>
      <w:r w:rsidR="00B75E56">
        <w:rPr>
          <w:rFonts w:ascii="Times New Roman" w:eastAsia="Calibri" w:hAnsi="Times New Roman" w:cs="Times New Roman"/>
          <w:sz w:val="24"/>
          <w:szCs w:val="24"/>
        </w:rPr>
        <w:t>and</w:t>
      </w:r>
      <w:r w:rsidRPr="00A737D0">
        <w:rPr>
          <w:rFonts w:ascii="Times New Roman" w:eastAsia="Calibri" w:hAnsi="Times New Roman" w:cs="Times New Roman"/>
          <w:sz w:val="24"/>
          <w:szCs w:val="24"/>
        </w:rPr>
        <w:t xml:space="preserve"> Fleury</w:t>
      </w:r>
      <w:r w:rsidR="00B63CB3">
        <w:rPr>
          <w:rFonts w:ascii="Times New Roman" w:eastAsia="Calibri" w:hAnsi="Times New Roman" w:cs="Times New Roman"/>
          <w:sz w:val="24"/>
          <w:szCs w:val="24"/>
        </w:rPr>
        <w:t>, S</w:t>
      </w:r>
      <w:r w:rsidRPr="00A737D0">
        <w:rPr>
          <w:rFonts w:ascii="Times New Roman" w:eastAsia="Calibri" w:hAnsi="Times New Roman" w:cs="Times New Roman"/>
          <w:sz w:val="24"/>
          <w:szCs w:val="24"/>
        </w:rPr>
        <w:t xml:space="preserve">. </w:t>
      </w:r>
      <w:r w:rsidR="00B63CB3">
        <w:rPr>
          <w:rFonts w:ascii="Times New Roman" w:eastAsia="Calibri" w:hAnsi="Times New Roman" w:cs="Times New Roman"/>
          <w:sz w:val="24"/>
          <w:szCs w:val="24"/>
        </w:rPr>
        <w:t>(</w:t>
      </w:r>
      <w:r w:rsidRPr="00A737D0">
        <w:rPr>
          <w:rFonts w:ascii="Times New Roman" w:eastAsia="Calibri" w:hAnsi="Times New Roman" w:cs="Times New Roman"/>
          <w:sz w:val="24"/>
          <w:szCs w:val="24"/>
        </w:rPr>
        <w:t>2015</w:t>
      </w:r>
      <w:r w:rsidR="00B63CB3">
        <w:rPr>
          <w:rFonts w:ascii="Times New Roman" w:eastAsia="Calibri" w:hAnsi="Times New Roman" w:cs="Times New Roman"/>
          <w:sz w:val="24"/>
          <w:szCs w:val="24"/>
        </w:rPr>
        <w:t>)</w:t>
      </w:r>
      <w:r w:rsidRPr="00B16985">
        <w:rPr>
          <w:rFonts w:ascii="Times New Roman" w:eastAsia="Calibri" w:hAnsi="Times New Roman" w:cs="Times New Roman"/>
          <w:sz w:val="24"/>
          <w:szCs w:val="24"/>
        </w:rPr>
        <w:t xml:space="preserve">. Pollinators and </w:t>
      </w:r>
      <w:r w:rsidR="00B16985" w:rsidRPr="00B16985">
        <w:rPr>
          <w:rFonts w:ascii="Times New Roman" w:eastAsia="Calibri" w:hAnsi="Times New Roman" w:cs="Times New Roman"/>
          <w:sz w:val="24"/>
          <w:szCs w:val="24"/>
        </w:rPr>
        <w:t>roadsides: best management practices for managers and decision makers, prepared by</w:t>
      </w:r>
      <w:r w:rsidR="00B16985">
        <w:rPr>
          <w:rFonts w:ascii="Times New Roman" w:eastAsia="Calibri" w:hAnsi="Times New Roman" w:cs="Times New Roman"/>
          <w:i/>
          <w:sz w:val="24"/>
          <w:szCs w:val="24"/>
        </w:rPr>
        <w:t xml:space="preserve"> </w:t>
      </w:r>
      <w:r w:rsidRPr="00A737D0">
        <w:rPr>
          <w:rFonts w:ascii="Times New Roman" w:eastAsia="Calibri" w:hAnsi="Times New Roman" w:cs="Times New Roman"/>
          <w:sz w:val="24"/>
          <w:szCs w:val="24"/>
        </w:rPr>
        <w:t xml:space="preserve">The Xerces Society for Invertebrate Conservation in collaboration with ICF International. </w:t>
      </w:r>
      <w:r w:rsidR="00B16985" w:rsidRPr="00A737D0">
        <w:rPr>
          <w:rFonts w:ascii="Times New Roman" w:eastAsia="Calibri" w:hAnsi="Times New Roman" w:cs="Times New Roman"/>
          <w:sz w:val="24"/>
          <w:szCs w:val="24"/>
        </w:rPr>
        <w:t>Fe</w:t>
      </w:r>
      <w:r w:rsidR="00B16985">
        <w:rPr>
          <w:rFonts w:ascii="Times New Roman" w:eastAsia="Calibri" w:hAnsi="Times New Roman" w:cs="Times New Roman"/>
          <w:sz w:val="24"/>
          <w:szCs w:val="24"/>
        </w:rPr>
        <w:t>deral Highway Administration,</w:t>
      </w:r>
      <w:r w:rsidR="00B16985">
        <w:rPr>
          <w:rFonts w:ascii="Times New Roman" w:hAnsi="Times New Roman" w:cs="Times New Roman"/>
          <w:sz w:val="24"/>
          <w:szCs w:val="24"/>
        </w:rPr>
        <w:t xml:space="preserve"> </w:t>
      </w:r>
      <w:r w:rsidR="00B16985">
        <w:rPr>
          <w:rFonts w:ascii="Times New Roman" w:eastAsia="Calibri" w:hAnsi="Times New Roman" w:cs="Times New Roman"/>
          <w:sz w:val="24"/>
          <w:szCs w:val="24"/>
        </w:rPr>
        <w:t>Washington, D.C.</w:t>
      </w:r>
      <w:r w:rsidRPr="00A737D0">
        <w:rPr>
          <w:rFonts w:ascii="Times New Roman" w:eastAsia="Calibri" w:hAnsi="Times New Roman" w:cs="Times New Roman"/>
          <w:sz w:val="24"/>
          <w:szCs w:val="24"/>
        </w:rPr>
        <w:t xml:space="preserve"> </w:t>
      </w:r>
    </w:p>
    <w:p w14:paraId="34FF78B6" w14:textId="62997EF1" w:rsidR="007E339C" w:rsidRDefault="007E339C"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Huang, J., Tichit, M., Poulot, M., Darly, S., Li, S., Petit, C. </w:t>
      </w:r>
      <w:r w:rsidR="00B75E56">
        <w:rPr>
          <w:rFonts w:ascii="Times New Roman" w:hAnsi="Times New Roman" w:cs="Times New Roman"/>
          <w:sz w:val="24"/>
          <w:szCs w:val="24"/>
        </w:rPr>
        <w:t>and</w:t>
      </w:r>
      <w:r w:rsidR="00CA416D">
        <w:rPr>
          <w:rFonts w:ascii="Times New Roman" w:hAnsi="Times New Roman" w:cs="Times New Roman"/>
          <w:sz w:val="24"/>
          <w:szCs w:val="24"/>
        </w:rPr>
        <w:t xml:space="preserve"> </w:t>
      </w:r>
      <w:r w:rsidRPr="00A737D0">
        <w:rPr>
          <w:rFonts w:ascii="Times New Roman" w:hAnsi="Times New Roman" w:cs="Times New Roman"/>
          <w:sz w:val="24"/>
          <w:szCs w:val="24"/>
        </w:rPr>
        <w:t>Aubry</w:t>
      </w:r>
      <w:r w:rsidR="00CA416D">
        <w:rPr>
          <w:rFonts w:ascii="Times New Roman" w:hAnsi="Times New Roman" w:cs="Times New Roman"/>
          <w:sz w:val="24"/>
          <w:szCs w:val="24"/>
        </w:rPr>
        <w:t>, C</w:t>
      </w:r>
      <w:r w:rsidRPr="00A737D0">
        <w:rPr>
          <w:rFonts w:ascii="Times New Roman" w:hAnsi="Times New Roman" w:cs="Times New Roman"/>
          <w:sz w:val="24"/>
          <w:szCs w:val="24"/>
        </w:rPr>
        <w:t xml:space="preserve">. </w:t>
      </w:r>
      <w:r w:rsidR="00CA416D">
        <w:rPr>
          <w:rFonts w:ascii="Times New Roman" w:hAnsi="Times New Roman" w:cs="Times New Roman"/>
          <w:sz w:val="24"/>
          <w:szCs w:val="24"/>
        </w:rPr>
        <w:t>(</w:t>
      </w:r>
      <w:r w:rsidRPr="00A737D0">
        <w:rPr>
          <w:rFonts w:ascii="Times New Roman" w:hAnsi="Times New Roman" w:cs="Times New Roman"/>
          <w:sz w:val="24"/>
          <w:szCs w:val="24"/>
        </w:rPr>
        <w:t>2015</w:t>
      </w:r>
      <w:r w:rsidR="00CA416D">
        <w:rPr>
          <w:rFonts w:ascii="Times New Roman" w:hAnsi="Times New Roman" w:cs="Times New Roman"/>
          <w:sz w:val="24"/>
          <w:szCs w:val="24"/>
        </w:rPr>
        <w:t>)</w:t>
      </w:r>
      <w:r w:rsidRPr="00A737D0">
        <w:rPr>
          <w:rFonts w:ascii="Times New Roman" w:hAnsi="Times New Roman" w:cs="Times New Roman"/>
          <w:sz w:val="24"/>
          <w:szCs w:val="24"/>
        </w:rPr>
        <w:t xml:space="preserve">. </w:t>
      </w:r>
      <w:r w:rsidRPr="002637C2">
        <w:rPr>
          <w:rFonts w:ascii="Times New Roman" w:hAnsi="Times New Roman" w:cs="Times New Roman"/>
          <w:noProof/>
          <w:sz w:val="24"/>
          <w:szCs w:val="24"/>
        </w:rPr>
        <w:t>Comparative</w:t>
      </w:r>
      <w:r w:rsidRPr="00A737D0">
        <w:rPr>
          <w:rFonts w:ascii="Times New Roman" w:hAnsi="Times New Roman" w:cs="Times New Roman"/>
          <w:sz w:val="24"/>
          <w:szCs w:val="24"/>
        </w:rPr>
        <w:t xml:space="preserve"> review of multifunctionality and ecosystem services in sust</w:t>
      </w:r>
      <w:r w:rsidR="00B94ACB">
        <w:rPr>
          <w:rFonts w:ascii="Times New Roman" w:hAnsi="Times New Roman" w:cs="Times New Roman"/>
          <w:sz w:val="24"/>
          <w:szCs w:val="24"/>
        </w:rPr>
        <w:t xml:space="preserve">ainable agriculture. J. </w:t>
      </w:r>
      <w:r w:rsidR="00242B3F">
        <w:rPr>
          <w:rFonts w:ascii="Times New Roman" w:hAnsi="Times New Roman" w:cs="Times New Roman"/>
          <w:sz w:val="24"/>
          <w:szCs w:val="24"/>
        </w:rPr>
        <w:t>E</w:t>
      </w:r>
      <w:r w:rsidR="00B94ACB">
        <w:rPr>
          <w:rFonts w:ascii="Times New Roman" w:hAnsi="Times New Roman" w:cs="Times New Roman"/>
          <w:sz w:val="24"/>
          <w:szCs w:val="24"/>
        </w:rPr>
        <w:t>nviron.</w:t>
      </w:r>
      <w:r w:rsidRPr="00A737D0">
        <w:rPr>
          <w:rFonts w:ascii="Times New Roman" w:hAnsi="Times New Roman" w:cs="Times New Roman"/>
          <w:sz w:val="24"/>
          <w:szCs w:val="24"/>
        </w:rPr>
        <w:t xml:space="preserve"> </w:t>
      </w:r>
      <w:r w:rsidR="00242B3F">
        <w:rPr>
          <w:rFonts w:ascii="Times New Roman" w:hAnsi="Times New Roman" w:cs="Times New Roman"/>
          <w:sz w:val="24"/>
          <w:szCs w:val="24"/>
        </w:rPr>
        <w:t>M</w:t>
      </w:r>
      <w:r w:rsidR="00B94ACB">
        <w:rPr>
          <w:rFonts w:ascii="Times New Roman" w:hAnsi="Times New Roman" w:cs="Times New Roman"/>
          <w:sz w:val="24"/>
          <w:szCs w:val="24"/>
        </w:rPr>
        <w:t>anage.</w:t>
      </w:r>
      <w:r w:rsidRPr="00A737D0">
        <w:rPr>
          <w:rFonts w:ascii="Times New Roman" w:hAnsi="Times New Roman" w:cs="Times New Roman"/>
          <w:sz w:val="24"/>
          <w:szCs w:val="24"/>
        </w:rPr>
        <w:t xml:space="preserve"> 149:138–147.</w:t>
      </w:r>
    </w:p>
    <w:p w14:paraId="6934141F" w14:textId="05540738" w:rsidR="00081D9F" w:rsidRPr="00A737D0" w:rsidRDefault="00081D9F" w:rsidP="00081D9F">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 xml:space="preserve">Kasten, K., Stenoien, C., Caldwell, W., and Oberhauser, K. S. (2016). Can roadside habitat lead monarchs on a route to recovery? J. Insect Cons., </w:t>
      </w:r>
      <w:r w:rsidRPr="00081D9F">
        <w:rPr>
          <w:rFonts w:ascii="Times New Roman" w:hAnsi="Times New Roman" w:cs="Times New Roman"/>
          <w:i/>
          <w:sz w:val="24"/>
          <w:szCs w:val="24"/>
        </w:rPr>
        <w:t>In press</w:t>
      </w:r>
      <w:r>
        <w:rPr>
          <w:rFonts w:ascii="Times New Roman" w:hAnsi="Times New Roman" w:cs="Times New Roman"/>
          <w:sz w:val="24"/>
          <w:szCs w:val="24"/>
        </w:rPr>
        <w:t>. doi</w:t>
      </w:r>
      <w:r w:rsidRPr="00081D9F">
        <w:rPr>
          <w:rFonts w:ascii="Times New Roman" w:hAnsi="Times New Roman" w:cs="Times New Roman"/>
          <w:sz w:val="24"/>
          <w:szCs w:val="24"/>
        </w:rPr>
        <w:t>: 10.1007/s10841-016-9938-y</w:t>
      </w:r>
    </w:p>
    <w:p w14:paraId="7578D667" w14:textId="00F98168" w:rsidR="007E339C" w:rsidRPr="00A737D0" w:rsidRDefault="007E339C" w:rsidP="007E339C">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lastRenderedPageBreak/>
        <w:t xml:space="preserve">Kremen, C. </w:t>
      </w:r>
      <w:r w:rsidR="00B75E56">
        <w:rPr>
          <w:rFonts w:ascii="Times New Roman" w:hAnsi="Times New Roman" w:cs="Times New Roman"/>
          <w:sz w:val="24"/>
          <w:szCs w:val="24"/>
        </w:rPr>
        <w:t>and</w:t>
      </w:r>
      <w:r w:rsidRPr="00A737D0">
        <w:rPr>
          <w:rFonts w:ascii="Times New Roman" w:hAnsi="Times New Roman" w:cs="Times New Roman"/>
          <w:sz w:val="24"/>
          <w:szCs w:val="24"/>
        </w:rPr>
        <w:t xml:space="preserve"> Miles</w:t>
      </w:r>
      <w:r w:rsidR="00CA416D">
        <w:rPr>
          <w:rFonts w:ascii="Times New Roman" w:hAnsi="Times New Roman" w:cs="Times New Roman"/>
          <w:sz w:val="24"/>
          <w:szCs w:val="24"/>
        </w:rPr>
        <w:t>, A</w:t>
      </w:r>
      <w:r w:rsidRPr="00A737D0">
        <w:rPr>
          <w:rFonts w:ascii="Times New Roman" w:hAnsi="Times New Roman" w:cs="Times New Roman"/>
          <w:sz w:val="24"/>
          <w:szCs w:val="24"/>
        </w:rPr>
        <w:t xml:space="preserve">. </w:t>
      </w:r>
      <w:r w:rsidR="00CA416D">
        <w:rPr>
          <w:rFonts w:ascii="Times New Roman" w:hAnsi="Times New Roman" w:cs="Times New Roman"/>
          <w:sz w:val="24"/>
          <w:szCs w:val="24"/>
        </w:rPr>
        <w:t>(</w:t>
      </w:r>
      <w:r w:rsidRPr="00A737D0">
        <w:rPr>
          <w:rFonts w:ascii="Times New Roman" w:hAnsi="Times New Roman" w:cs="Times New Roman"/>
          <w:sz w:val="24"/>
          <w:szCs w:val="24"/>
        </w:rPr>
        <w:t>2012</w:t>
      </w:r>
      <w:r w:rsidR="00CA416D">
        <w:rPr>
          <w:rFonts w:ascii="Times New Roman" w:hAnsi="Times New Roman" w:cs="Times New Roman"/>
          <w:sz w:val="24"/>
          <w:szCs w:val="24"/>
        </w:rPr>
        <w:t>)</w:t>
      </w:r>
      <w:r w:rsidRPr="00A737D0">
        <w:rPr>
          <w:rFonts w:ascii="Times New Roman" w:hAnsi="Times New Roman" w:cs="Times New Roman"/>
          <w:sz w:val="24"/>
          <w:szCs w:val="24"/>
        </w:rPr>
        <w:t>. Ecosystem services in biologically diversified versus conventional farming systems: benefits, externaliti</w:t>
      </w:r>
      <w:r w:rsidR="00B94ACB">
        <w:rPr>
          <w:rFonts w:ascii="Times New Roman" w:hAnsi="Times New Roman" w:cs="Times New Roman"/>
          <w:sz w:val="24"/>
          <w:szCs w:val="24"/>
        </w:rPr>
        <w:t xml:space="preserve">es, and trade-offs. Ecol. </w:t>
      </w:r>
      <w:r w:rsidRPr="00A737D0">
        <w:rPr>
          <w:rFonts w:ascii="Times New Roman" w:hAnsi="Times New Roman" w:cs="Times New Roman"/>
          <w:sz w:val="24"/>
          <w:szCs w:val="24"/>
        </w:rPr>
        <w:t>Soc</w:t>
      </w:r>
      <w:r w:rsidR="00B94ACB">
        <w:rPr>
          <w:rFonts w:ascii="Times New Roman" w:hAnsi="Times New Roman" w:cs="Times New Roman"/>
          <w:sz w:val="24"/>
          <w:szCs w:val="24"/>
        </w:rPr>
        <w:t>.</w:t>
      </w:r>
      <w:r w:rsidRPr="00A737D0">
        <w:rPr>
          <w:rFonts w:ascii="Times New Roman" w:hAnsi="Times New Roman" w:cs="Times New Roman"/>
          <w:sz w:val="24"/>
          <w:szCs w:val="24"/>
        </w:rPr>
        <w:t xml:space="preserve"> 17(4):40.</w:t>
      </w:r>
    </w:p>
    <w:p w14:paraId="3E1E1882" w14:textId="6E5D5E38" w:rsidR="00485EEB" w:rsidRDefault="00485EEB"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Kurth, J. W. </w:t>
      </w:r>
      <w:r w:rsidR="00CA416D">
        <w:rPr>
          <w:rFonts w:ascii="Times New Roman" w:hAnsi="Times New Roman" w:cs="Times New Roman"/>
          <w:sz w:val="24"/>
          <w:szCs w:val="24"/>
        </w:rPr>
        <w:t>(</w:t>
      </w:r>
      <w:r w:rsidRPr="00A737D0">
        <w:rPr>
          <w:rFonts w:ascii="Times New Roman" w:hAnsi="Times New Roman" w:cs="Times New Roman"/>
          <w:sz w:val="24"/>
          <w:szCs w:val="24"/>
        </w:rPr>
        <w:t>2014</w:t>
      </w:r>
      <w:r w:rsidR="00CA416D">
        <w:rPr>
          <w:rFonts w:ascii="Times New Roman" w:hAnsi="Times New Roman" w:cs="Times New Roman"/>
          <w:sz w:val="24"/>
          <w:szCs w:val="24"/>
        </w:rPr>
        <w:t>)</w:t>
      </w:r>
      <w:r w:rsidRPr="00A737D0">
        <w:rPr>
          <w:rFonts w:ascii="Times New Roman" w:hAnsi="Times New Roman" w:cs="Times New Roman"/>
          <w:sz w:val="24"/>
          <w:szCs w:val="24"/>
        </w:rPr>
        <w:t>. Use of agricultural practices in wildlife management in the National Wildlife Refuge System: a memorandum from the Chief of the National Wildlife Refuge System to Regional Refuge Chiefs, Regions 1–8. U.S. Fish and Wildlife Service, Washington, D.C.</w:t>
      </w:r>
    </w:p>
    <w:p w14:paraId="0526E868" w14:textId="5299FAE4" w:rsidR="00B16985" w:rsidRDefault="00B16985" w:rsidP="00825D32">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 xml:space="preserve">Landis, T. D. </w:t>
      </w:r>
      <w:r w:rsidR="00CA416D">
        <w:rPr>
          <w:rFonts w:ascii="Times New Roman" w:hAnsi="Times New Roman" w:cs="Times New Roman"/>
          <w:sz w:val="24"/>
          <w:szCs w:val="24"/>
        </w:rPr>
        <w:t>(</w:t>
      </w:r>
      <w:r>
        <w:rPr>
          <w:rFonts w:ascii="Times New Roman" w:hAnsi="Times New Roman" w:cs="Times New Roman"/>
          <w:sz w:val="24"/>
          <w:szCs w:val="24"/>
        </w:rPr>
        <w:t>2014</w:t>
      </w:r>
      <w:r w:rsidR="00CA416D">
        <w:rPr>
          <w:rFonts w:ascii="Times New Roman" w:hAnsi="Times New Roman" w:cs="Times New Roman"/>
          <w:sz w:val="24"/>
          <w:szCs w:val="24"/>
        </w:rPr>
        <w:t>)</w:t>
      </w:r>
      <w:r>
        <w:rPr>
          <w:rFonts w:ascii="Times New Roman" w:hAnsi="Times New Roman" w:cs="Times New Roman"/>
          <w:sz w:val="24"/>
          <w:szCs w:val="24"/>
        </w:rPr>
        <w:t>. Monarch waystations: propagating native plants to create travel corridors for migrating monarch butterflies. Native Plants Journal 15:5–16.</w:t>
      </w:r>
    </w:p>
    <w:p w14:paraId="764A42C5" w14:textId="5E9E606A" w:rsidR="00827522" w:rsidRDefault="00827522" w:rsidP="00825D32">
      <w:pPr>
        <w:spacing w:line="480" w:lineRule="auto"/>
        <w:ind w:left="360" w:hanging="360"/>
        <w:rPr>
          <w:rFonts w:ascii="Times New Roman" w:hAnsi="Times New Roman" w:cs="Times New Roman"/>
          <w:sz w:val="24"/>
          <w:szCs w:val="24"/>
        </w:rPr>
      </w:pPr>
      <w:r w:rsidRPr="00827522">
        <w:rPr>
          <w:rFonts w:ascii="Times New Roman" w:hAnsi="Times New Roman" w:cs="Times New Roman"/>
          <w:sz w:val="24"/>
          <w:szCs w:val="24"/>
        </w:rPr>
        <w:t xml:space="preserve">Lark, T. J., </w:t>
      </w:r>
      <w:r>
        <w:rPr>
          <w:rFonts w:ascii="Times New Roman" w:hAnsi="Times New Roman" w:cs="Times New Roman"/>
          <w:sz w:val="24"/>
          <w:szCs w:val="24"/>
        </w:rPr>
        <w:t xml:space="preserve">Salmon, </w:t>
      </w:r>
      <w:r w:rsidR="00CA416D">
        <w:rPr>
          <w:rFonts w:ascii="Times New Roman" w:hAnsi="Times New Roman" w:cs="Times New Roman"/>
          <w:sz w:val="24"/>
          <w:szCs w:val="24"/>
        </w:rPr>
        <w:t xml:space="preserve">J. M. </w:t>
      </w:r>
      <w:r w:rsidR="00B75E56">
        <w:rPr>
          <w:rFonts w:ascii="Times New Roman" w:hAnsi="Times New Roman" w:cs="Times New Roman"/>
          <w:sz w:val="24"/>
          <w:szCs w:val="24"/>
        </w:rPr>
        <w:t>and</w:t>
      </w:r>
      <w:r>
        <w:rPr>
          <w:rFonts w:ascii="Times New Roman" w:hAnsi="Times New Roman" w:cs="Times New Roman"/>
          <w:sz w:val="24"/>
          <w:szCs w:val="24"/>
        </w:rPr>
        <w:t xml:space="preserve"> Gibbs</w:t>
      </w:r>
      <w:r w:rsidR="00CA416D">
        <w:rPr>
          <w:rFonts w:ascii="Times New Roman" w:hAnsi="Times New Roman" w:cs="Times New Roman"/>
          <w:sz w:val="24"/>
          <w:szCs w:val="24"/>
        </w:rPr>
        <w:t>, H. K</w:t>
      </w:r>
      <w:r>
        <w:rPr>
          <w:rFonts w:ascii="Times New Roman" w:hAnsi="Times New Roman" w:cs="Times New Roman"/>
          <w:sz w:val="24"/>
          <w:szCs w:val="24"/>
        </w:rPr>
        <w:t xml:space="preserve">. </w:t>
      </w:r>
      <w:r w:rsidR="00CA416D">
        <w:rPr>
          <w:rFonts w:ascii="Times New Roman" w:hAnsi="Times New Roman" w:cs="Times New Roman"/>
          <w:sz w:val="24"/>
          <w:szCs w:val="24"/>
        </w:rPr>
        <w:t>(</w:t>
      </w:r>
      <w:r>
        <w:rPr>
          <w:rFonts w:ascii="Times New Roman" w:hAnsi="Times New Roman" w:cs="Times New Roman"/>
          <w:sz w:val="24"/>
          <w:szCs w:val="24"/>
        </w:rPr>
        <w:t>2015</w:t>
      </w:r>
      <w:r w:rsidR="00CA416D">
        <w:rPr>
          <w:rFonts w:ascii="Times New Roman" w:hAnsi="Times New Roman" w:cs="Times New Roman"/>
          <w:sz w:val="24"/>
          <w:szCs w:val="24"/>
        </w:rPr>
        <w:t>)</w:t>
      </w:r>
      <w:r>
        <w:rPr>
          <w:rFonts w:ascii="Times New Roman" w:hAnsi="Times New Roman" w:cs="Times New Roman"/>
          <w:sz w:val="24"/>
          <w:szCs w:val="24"/>
        </w:rPr>
        <w:t xml:space="preserve">. </w:t>
      </w:r>
      <w:r w:rsidRPr="00827522">
        <w:rPr>
          <w:rFonts w:ascii="Times New Roman" w:hAnsi="Times New Roman" w:cs="Times New Roman"/>
          <w:sz w:val="24"/>
          <w:szCs w:val="24"/>
        </w:rPr>
        <w:t>Cropland expansion outpaces agricultural and biofuel</w:t>
      </w:r>
      <w:r>
        <w:rPr>
          <w:rFonts w:ascii="Times New Roman" w:hAnsi="Times New Roman" w:cs="Times New Roman"/>
          <w:sz w:val="24"/>
          <w:szCs w:val="24"/>
        </w:rPr>
        <w:t xml:space="preserve"> policies in the United States.</w:t>
      </w:r>
      <w:r w:rsidRPr="00827522">
        <w:rPr>
          <w:rFonts w:ascii="Times New Roman" w:hAnsi="Times New Roman" w:cs="Times New Roman"/>
          <w:sz w:val="24"/>
          <w:szCs w:val="24"/>
        </w:rPr>
        <w:t xml:space="preserve"> </w:t>
      </w:r>
      <w:r w:rsidR="00EF535F">
        <w:rPr>
          <w:rFonts w:ascii="Times New Roman" w:hAnsi="Times New Roman" w:cs="Times New Roman"/>
          <w:sz w:val="24"/>
          <w:szCs w:val="24"/>
        </w:rPr>
        <w:t xml:space="preserve">Environ. Res. Lett. </w:t>
      </w:r>
      <w:r w:rsidR="00FB3D44">
        <w:rPr>
          <w:rFonts w:ascii="Times New Roman" w:hAnsi="Times New Roman" w:cs="Times New Roman"/>
          <w:sz w:val="24"/>
          <w:szCs w:val="24"/>
        </w:rPr>
        <w:t>10:</w:t>
      </w:r>
      <w:r w:rsidRPr="00827522">
        <w:rPr>
          <w:rFonts w:ascii="Times New Roman" w:hAnsi="Times New Roman" w:cs="Times New Roman"/>
          <w:sz w:val="24"/>
          <w:szCs w:val="24"/>
        </w:rPr>
        <w:t xml:space="preserve">044003 </w:t>
      </w:r>
    </w:p>
    <w:p w14:paraId="3F18CC7F" w14:textId="623CEB59" w:rsidR="00CF2C53" w:rsidRDefault="00CF2C53" w:rsidP="00CF2C53">
      <w:pPr>
        <w:spacing w:line="480" w:lineRule="auto"/>
        <w:ind w:left="360" w:hanging="360"/>
        <w:rPr>
          <w:rFonts w:ascii="Times New Roman" w:hAnsi="Times New Roman" w:cs="Times New Roman"/>
          <w:sz w:val="24"/>
          <w:szCs w:val="24"/>
        </w:rPr>
      </w:pPr>
      <w:r w:rsidRPr="00CF2C53">
        <w:rPr>
          <w:rFonts w:ascii="Times New Roman" w:hAnsi="Times New Roman" w:cs="Times New Roman"/>
          <w:sz w:val="24"/>
          <w:szCs w:val="24"/>
        </w:rPr>
        <w:t xml:space="preserve">Lonsdorf, E., Kremen, </w:t>
      </w:r>
      <w:r>
        <w:rPr>
          <w:rFonts w:ascii="Times New Roman" w:hAnsi="Times New Roman" w:cs="Times New Roman"/>
          <w:sz w:val="24"/>
          <w:szCs w:val="24"/>
        </w:rPr>
        <w:t xml:space="preserve">C., </w:t>
      </w:r>
      <w:r w:rsidRPr="00CF2C53">
        <w:rPr>
          <w:rFonts w:ascii="Times New Roman" w:hAnsi="Times New Roman" w:cs="Times New Roman"/>
          <w:sz w:val="24"/>
          <w:szCs w:val="24"/>
        </w:rPr>
        <w:t xml:space="preserve">Ricketts, </w:t>
      </w:r>
      <w:r>
        <w:rPr>
          <w:rFonts w:ascii="Times New Roman" w:hAnsi="Times New Roman" w:cs="Times New Roman"/>
          <w:sz w:val="24"/>
          <w:szCs w:val="24"/>
        </w:rPr>
        <w:t xml:space="preserve">T., </w:t>
      </w:r>
      <w:r w:rsidRPr="00CF2C53">
        <w:rPr>
          <w:rFonts w:ascii="Times New Roman" w:hAnsi="Times New Roman" w:cs="Times New Roman"/>
          <w:sz w:val="24"/>
          <w:szCs w:val="24"/>
        </w:rPr>
        <w:t xml:space="preserve">Winfree, </w:t>
      </w:r>
      <w:r>
        <w:rPr>
          <w:rFonts w:ascii="Times New Roman" w:hAnsi="Times New Roman" w:cs="Times New Roman"/>
          <w:sz w:val="24"/>
          <w:szCs w:val="24"/>
        </w:rPr>
        <w:t xml:space="preserve">R., </w:t>
      </w:r>
      <w:r w:rsidRPr="00CF2C53">
        <w:rPr>
          <w:rFonts w:ascii="Times New Roman" w:hAnsi="Times New Roman" w:cs="Times New Roman"/>
          <w:sz w:val="24"/>
          <w:szCs w:val="24"/>
        </w:rPr>
        <w:t>Williams,</w:t>
      </w:r>
      <w:r>
        <w:rPr>
          <w:rFonts w:ascii="Times New Roman" w:hAnsi="Times New Roman" w:cs="Times New Roman"/>
          <w:sz w:val="24"/>
          <w:szCs w:val="24"/>
        </w:rPr>
        <w:t xml:space="preserve"> N., </w:t>
      </w:r>
      <w:r w:rsidRPr="00CF2C53">
        <w:rPr>
          <w:rFonts w:ascii="Times New Roman" w:hAnsi="Times New Roman" w:cs="Times New Roman"/>
          <w:sz w:val="24"/>
          <w:szCs w:val="24"/>
        </w:rPr>
        <w:t>and Greenleaf</w:t>
      </w:r>
      <w:r>
        <w:rPr>
          <w:rFonts w:ascii="Times New Roman" w:hAnsi="Times New Roman" w:cs="Times New Roman"/>
          <w:sz w:val="24"/>
          <w:szCs w:val="24"/>
        </w:rPr>
        <w:t>, S</w:t>
      </w:r>
      <w:r w:rsidRPr="00CF2C53">
        <w:rPr>
          <w:rFonts w:ascii="Times New Roman" w:hAnsi="Times New Roman" w:cs="Times New Roman"/>
          <w:sz w:val="24"/>
          <w:szCs w:val="24"/>
        </w:rPr>
        <w:t xml:space="preserve">. </w:t>
      </w:r>
      <w:r>
        <w:rPr>
          <w:rFonts w:ascii="Times New Roman" w:hAnsi="Times New Roman" w:cs="Times New Roman"/>
          <w:sz w:val="24"/>
          <w:szCs w:val="24"/>
        </w:rPr>
        <w:t>(</w:t>
      </w:r>
      <w:r w:rsidRPr="00CF2C53">
        <w:rPr>
          <w:rFonts w:ascii="Times New Roman" w:hAnsi="Times New Roman" w:cs="Times New Roman"/>
          <w:sz w:val="24"/>
          <w:szCs w:val="24"/>
        </w:rPr>
        <w:t>2009</w:t>
      </w:r>
      <w:r>
        <w:rPr>
          <w:rFonts w:ascii="Times New Roman" w:hAnsi="Times New Roman" w:cs="Times New Roman"/>
          <w:sz w:val="24"/>
          <w:szCs w:val="24"/>
        </w:rPr>
        <w:t>)</w:t>
      </w:r>
      <w:r w:rsidRPr="00CF2C53">
        <w:rPr>
          <w:rFonts w:ascii="Times New Roman" w:hAnsi="Times New Roman" w:cs="Times New Roman"/>
          <w:sz w:val="24"/>
          <w:szCs w:val="24"/>
        </w:rPr>
        <w:t>. Modelling pollination serv</w:t>
      </w:r>
      <w:r>
        <w:rPr>
          <w:rFonts w:ascii="Times New Roman" w:hAnsi="Times New Roman" w:cs="Times New Roman"/>
          <w:sz w:val="24"/>
          <w:szCs w:val="24"/>
        </w:rPr>
        <w:t xml:space="preserve">ices </w:t>
      </w:r>
      <w:r w:rsidRPr="00CF2C53">
        <w:rPr>
          <w:rFonts w:ascii="Times New Roman" w:hAnsi="Times New Roman" w:cs="Times New Roman"/>
          <w:sz w:val="24"/>
          <w:szCs w:val="24"/>
        </w:rPr>
        <w:t>across agricultur</w:t>
      </w:r>
      <w:r w:rsidR="009A6077">
        <w:rPr>
          <w:rFonts w:ascii="Times New Roman" w:hAnsi="Times New Roman" w:cs="Times New Roman"/>
          <w:sz w:val="24"/>
          <w:szCs w:val="24"/>
        </w:rPr>
        <w:t>al landscapes. Ann. Botany</w:t>
      </w:r>
      <w:r>
        <w:rPr>
          <w:rFonts w:ascii="Times New Roman" w:hAnsi="Times New Roman" w:cs="Times New Roman"/>
          <w:sz w:val="24"/>
          <w:szCs w:val="24"/>
        </w:rPr>
        <w:t xml:space="preserve"> </w:t>
      </w:r>
      <w:r w:rsidRPr="00CF2C53">
        <w:rPr>
          <w:rFonts w:ascii="Times New Roman" w:hAnsi="Times New Roman" w:cs="Times New Roman"/>
          <w:sz w:val="24"/>
          <w:szCs w:val="24"/>
        </w:rPr>
        <w:t>103:1589–1600.</w:t>
      </w:r>
    </w:p>
    <w:p w14:paraId="6DED4CA7" w14:textId="7E5DED23" w:rsidR="009A6077" w:rsidRDefault="009A6077" w:rsidP="00CF2C53">
      <w:pPr>
        <w:spacing w:line="480" w:lineRule="auto"/>
        <w:ind w:left="360" w:hanging="360"/>
        <w:rPr>
          <w:rFonts w:ascii="Times New Roman" w:hAnsi="Times New Roman" w:cs="Times New Roman"/>
          <w:sz w:val="24"/>
          <w:szCs w:val="24"/>
        </w:rPr>
      </w:pPr>
      <w:r w:rsidRPr="009A6077">
        <w:rPr>
          <w:rFonts w:ascii="Times New Roman" w:hAnsi="Times New Roman" w:cs="Times New Roman"/>
          <w:sz w:val="24"/>
          <w:szCs w:val="24"/>
        </w:rPr>
        <w:t xml:space="preserve">Lonsdorf, E. V., Thogmartin, </w:t>
      </w:r>
      <w:r>
        <w:rPr>
          <w:rFonts w:ascii="Times New Roman" w:hAnsi="Times New Roman" w:cs="Times New Roman"/>
          <w:sz w:val="24"/>
          <w:szCs w:val="24"/>
        </w:rPr>
        <w:t xml:space="preserve">W. E., </w:t>
      </w:r>
      <w:r w:rsidRPr="009A6077">
        <w:rPr>
          <w:rFonts w:ascii="Times New Roman" w:hAnsi="Times New Roman" w:cs="Times New Roman"/>
          <w:sz w:val="24"/>
          <w:szCs w:val="24"/>
        </w:rPr>
        <w:t>Jacobi,</w:t>
      </w:r>
      <w:r>
        <w:rPr>
          <w:rFonts w:ascii="Times New Roman" w:hAnsi="Times New Roman" w:cs="Times New Roman"/>
          <w:sz w:val="24"/>
          <w:szCs w:val="24"/>
        </w:rPr>
        <w:t xml:space="preserve"> S., </w:t>
      </w:r>
      <w:r w:rsidRPr="009A6077">
        <w:rPr>
          <w:rFonts w:ascii="Times New Roman" w:hAnsi="Times New Roman" w:cs="Times New Roman"/>
          <w:sz w:val="24"/>
          <w:szCs w:val="24"/>
        </w:rPr>
        <w:t xml:space="preserve">Aagaard, </w:t>
      </w:r>
      <w:r>
        <w:rPr>
          <w:rFonts w:ascii="Times New Roman" w:hAnsi="Times New Roman" w:cs="Times New Roman"/>
          <w:sz w:val="24"/>
          <w:szCs w:val="24"/>
        </w:rPr>
        <w:t xml:space="preserve">K., </w:t>
      </w:r>
      <w:r w:rsidRPr="009A6077">
        <w:rPr>
          <w:rFonts w:ascii="Times New Roman" w:hAnsi="Times New Roman" w:cs="Times New Roman"/>
          <w:sz w:val="24"/>
          <w:szCs w:val="24"/>
        </w:rPr>
        <w:t>Coppen,</w:t>
      </w:r>
      <w:r>
        <w:rPr>
          <w:rFonts w:ascii="Times New Roman" w:hAnsi="Times New Roman" w:cs="Times New Roman"/>
          <w:sz w:val="24"/>
          <w:szCs w:val="24"/>
        </w:rPr>
        <w:t xml:space="preserve"> J.,</w:t>
      </w:r>
      <w:r w:rsidRPr="009A6077">
        <w:rPr>
          <w:rFonts w:ascii="Times New Roman" w:hAnsi="Times New Roman" w:cs="Times New Roman"/>
          <w:sz w:val="24"/>
          <w:szCs w:val="24"/>
        </w:rPr>
        <w:t xml:space="preserve"> Davis, </w:t>
      </w:r>
      <w:r>
        <w:rPr>
          <w:rFonts w:ascii="Times New Roman" w:hAnsi="Times New Roman" w:cs="Times New Roman"/>
          <w:sz w:val="24"/>
          <w:szCs w:val="24"/>
        </w:rPr>
        <w:t xml:space="preserve">A., </w:t>
      </w:r>
      <w:r w:rsidRPr="009A6077">
        <w:rPr>
          <w:rFonts w:ascii="Times New Roman" w:hAnsi="Times New Roman" w:cs="Times New Roman"/>
          <w:sz w:val="24"/>
          <w:szCs w:val="24"/>
        </w:rPr>
        <w:t xml:space="preserve">Fox, </w:t>
      </w:r>
      <w:r>
        <w:rPr>
          <w:rFonts w:ascii="Times New Roman" w:hAnsi="Times New Roman" w:cs="Times New Roman"/>
          <w:sz w:val="24"/>
          <w:szCs w:val="24"/>
        </w:rPr>
        <w:t xml:space="preserve">T., </w:t>
      </w:r>
      <w:r w:rsidRPr="009A6077">
        <w:rPr>
          <w:rFonts w:ascii="Times New Roman" w:hAnsi="Times New Roman" w:cs="Times New Roman"/>
          <w:sz w:val="24"/>
          <w:szCs w:val="24"/>
        </w:rPr>
        <w:t xml:space="preserve">Heglund, </w:t>
      </w:r>
      <w:r>
        <w:rPr>
          <w:rFonts w:ascii="Times New Roman" w:hAnsi="Times New Roman" w:cs="Times New Roman"/>
          <w:sz w:val="24"/>
          <w:szCs w:val="24"/>
        </w:rPr>
        <w:t xml:space="preserve">P., </w:t>
      </w:r>
      <w:r w:rsidRPr="009A6077">
        <w:rPr>
          <w:rFonts w:ascii="Times New Roman" w:hAnsi="Times New Roman" w:cs="Times New Roman"/>
          <w:sz w:val="24"/>
          <w:szCs w:val="24"/>
        </w:rPr>
        <w:t xml:space="preserve">Johnson, </w:t>
      </w:r>
      <w:r>
        <w:rPr>
          <w:rFonts w:ascii="Times New Roman" w:hAnsi="Times New Roman" w:cs="Times New Roman"/>
          <w:sz w:val="24"/>
          <w:szCs w:val="24"/>
        </w:rPr>
        <w:t xml:space="preserve">R., </w:t>
      </w:r>
      <w:r w:rsidRPr="009A6077">
        <w:rPr>
          <w:rFonts w:ascii="Times New Roman" w:hAnsi="Times New Roman" w:cs="Times New Roman"/>
          <w:sz w:val="24"/>
          <w:szCs w:val="24"/>
        </w:rPr>
        <w:t xml:space="preserve">Jones, </w:t>
      </w:r>
      <w:r>
        <w:rPr>
          <w:rFonts w:ascii="Times New Roman" w:hAnsi="Times New Roman" w:cs="Times New Roman"/>
          <w:sz w:val="24"/>
          <w:szCs w:val="24"/>
        </w:rPr>
        <w:t xml:space="preserve">M. T., </w:t>
      </w:r>
      <w:r w:rsidRPr="009A6077">
        <w:rPr>
          <w:rFonts w:ascii="Times New Roman" w:hAnsi="Times New Roman" w:cs="Times New Roman"/>
          <w:sz w:val="24"/>
          <w:szCs w:val="24"/>
        </w:rPr>
        <w:t>Kenow,</w:t>
      </w:r>
      <w:r>
        <w:rPr>
          <w:rFonts w:ascii="Times New Roman" w:hAnsi="Times New Roman" w:cs="Times New Roman"/>
          <w:sz w:val="24"/>
          <w:szCs w:val="24"/>
        </w:rPr>
        <w:t xml:space="preserve"> K.,</w:t>
      </w:r>
      <w:r w:rsidRPr="009A6077">
        <w:rPr>
          <w:rFonts w:ascii="Times New Roman" w:hAnsi="Times New Roman" w:cs="Times New Roman"/>
          <w:sz w:val="24"/>
          <w:szCs w:val="24"/>
        </w:rPr>
        <w:t xml:space="preserve"> Lyons, </w:t>
      </w:r>
      <w:r>
        <w:rPr>
          <w:rFonts w:ascii="Times New Roman" w:hAnsi="Times New Roman" w:cs="Times New Roman"/>
          <w:sz w:val="24"/>
          <w:szCs w:val="24"/>
        </w:rPr>
        <w:t xml:space="preserve">J. E., </w:t>
      </w:r>
      <w:r w:rsidRPr="009A6077">
        <w:rPr>
          <w:rFonts w:ascii="Times New Roman" w:hAnsi="Times New Roman" w:cs="Times New Roman"/>
          <w:sz w:val="24"/>
          <w:szCs w:val="24"/>
        </w:rPr>
        <w:t>Luke,</w:t>
      </w:r>
      <w:r>
        <w:rPr>
          <w:rFonts w:ascii="Times New Roman" w:hAnsi="Times New Roman" w:cs="Times New Roman"/>
          <w:sz w:val="24"/>
          <w:szCs w:val="24"/>
        </w:rPr>
        <w:t xml:space="preserve"> K., </w:t>
      </w:r>
      <w:r w:rsidRPr="009A6077">
        <w:rPr>
          <w:rFonts w:ascii="Times New Roman" w:hAnsi="Times New Roman" w:cs="Times New Roman"/>
          <w:sz w:val="24"/>
          <w:szCs w:val="24"/>
        </w:rPr>
        <w:t xml:space="preserve">Still, </w:t>
      </w:r>
      <w:r>
        <w:rPr>
          <w:rFonts w:ascii="Times New Roman" w:hAnsi="Times New Roman" w:cs="Times New Roman"/>
          <w:sz w:val="24"/>
          <w:szCs w:val="24"/>
        </w:rPr>
        <w:t>S., and</w:t>
      </w:r>
      <w:r w:rsidRPr="009A6077">
        <w:rPr>
          <w:rFonts w:ascii="Times New Roman" w:hAnsi="Times New Roman" w:cs="Times New Roman"/>
          <w:sz w:val="24"/>
          <w:szCs w:val="24"/>
        </w:rPr>
        <w:t xml:space="preserve"> Tavernia</w:t>
      </w:r>
      <w:r>
        <w:rPr>
          <w:rFonts w:ascii="Times New Roman" w:hAnsi="Times New Roman" w:cs="Times New Roman"/>
          <w:sz w:val="24"/>
          <w:szCs w:val="24"/>
        </w:rPr>
        <w:t>, B</w:t>
      </w:r>
      <w:r w:rsidRPr="009A6077">
        <w:rPr>
          <w:rFonts w:ascii="Times New Roman" w:hAnsi="Times New Roman" w:cs="Times New Roman"/>
          <w:sz w:val="24"/>
          <w:szCs w:val="24"/>
        </w:rPr>
        <w:t xml:space="preserve">. </w:t>
      </w:r>
      <w:r>
        <w:rPr>
          <w:rFonts w:ascii="Times New Roman" w:hAnsi="Times New Roman" w:cs="Times New Roman"/>
          <w:sz w:val="24"/>
          <w:szCs w:val="24"/>
        </w:rPr>
        <w:t>(</w:t>
      </w:r>
      <w:r w:rsidRPr="009A6077">
        <w:rPr>
          <w:rFonts w:ascii="Times New Roman" w:hAnsi="Times New Roman" w:cs="Times New Roman"/>
          <w:sz w:val="24"/>
          <w:szCs w:val="24"/>
        </w:rPr>
        <w:t>2016</w:t>
      </w:r>
      <w:r>
        <w:rPr>
          <w:rFonts w:ascii="Times New Roman" w:hAnsi="Times New Roman" w:cs="Times New Roman"/>
          <w:sz w:val="24"/>
          <w:szCs w:val="24"/>
        </w:rPr>
        <w:t>)</w:t>
      </w:r>
      <w:r w:rsidRPr="009A6077">
        <w:rPr>
          <w:rFonts w:ascii="Times New Roman" w:hAnsi="Times New Roman" w:cs="Times New Roman"/>
          <w:sz w:val="24"/>
          <w:szCs w:val="24"/>
        </w:rPr>
        <w:t>. A generalizable energetics-based model of avian migration to facilitate continental-scale wa</w:t>
      </w:r>
      <w:r>
        <w:rPr>
          <w:rFonts w:ascii="Times New Roman" w:hAnsi="Times New Roman" w:cs="Times New Roman"/>
          <w:sz w:val="24"/>
          <w:szCs w:val="24"/>
        </w:rPr>
        <w:t>terbird conservation. Ecol. Appl.</w:t>
      </w:r>
      <w:r w:rsidRPr="009A6077">
        <w:rPr>
          <w:rFonts w:ascii="Times New Roman" w:hAnsi="Times New Roman" w:cs="Times New Roman"/>
          <w:sz w:val="24"/>
          <w:szCs w:val="24"/>
        </w:rPr>
        <w:t xml:space="preserve"> 26:1136–1153.</w:t>
      </w:r>
    </w:p>
    <w:p w14:paraId="5F0BA974" w14:textId="6917CEF5" w:rsidR="001923F4" w:rsidRDefault="001923F4"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Monarch Headquarters Team. </w:t>
      </w:r>
      <w:r w:rsidR="00CA416D">
        <w:rPr>
          <w:rFonts w:ascii="Times New Roman" w:hAnsi="Times New Roman" w:cs="Times New Roman"/>
          <w:sz w:val="24"/>
          <w:szCs w:val="24"/>
        </w:rPr>
        <w:t>(</w:t>
      </w:r>
      <w:r w:rsidRPr="00A737D0">
        <w:rPr>
          <w:rFonts w:ascii="Times New Roman" w:hAnsi="Times New Roman" w:cs="Times New Roman"/>
          <w:sz w:val="24"/>
          <w:szCs w:val="24"/>
        </w:rPr>
        <w:t>2016</w:t>
      </w:r>
      <w:r w:rsidR="00CA416D">
        <w:rPr>
          <w:rFonts w:ascii="Times New Roman" w:hAnsi="Times New Roman" w:cs="Times New Roman"/>
          <w:sz w:val="24"/>
          <w:szCs w:val="24"/>
        </w:rPr>
        <w:t>)</w:t>
      </w:r>
      <w:r w:rsidRPr="00A737D0">
        <w:rPr>
          <w:rFonts w:ascii="Times New Roman" w:hAnsi="Times New Roman" w:cs="Times New Roman"/>
          <w:sz w:val="24"/>
          <w:szCs w:val="24"/>
        </w:rPr>
        <w:t>. Briefing Statement: FY15 accomplishments for Monarch Butterfly Conservation Initiative. U.S. Fish and Wildlife Service, Washington, D.C.</w:t>
      </w:r>
    </w:p>
    <w:p w14:paraId="703D4629" w14:textId="3472911B" w:rsidR="00356D26" w:rsidRDefault="00356D26" w:rsidP="00825D32">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 xml:space="preserve">National Pollinator Garden Network. (2015). Million Pollinator Garden Challenge. </w:t>
      </w:r>
      <w:r w:rsidRPr="00356D26">
        <w:rPr>
          <w:rFonts w:ascii="Times New Roman" w:hAnsi="Times New Roman" w:cs="Times New Roman"/>
          <w:sz w:val="24"/>
          <w:szCs w:val="24"/>
        </w:rPr>
        <w:t>http://millionpollinatorgardens.org/</w:t>
      </w:r>
      <w:r w:rsidR="00FB3D44">
        <w:rPr>
          <w:rFonts w:ascii="Times New Roman" w:hAnsi="Times New Roman" w:cs="Times New Roman"/>
          <w:sz w:val="24"/>
          <w:szCs w:val="24"/>
        </w:rPr>
        <w:t>.</w:t>
      </w:r>
      <w:r>
        <w:rPr>
          <w:rFonts w:ascii="Times New Roman" w:hAnsi="Times New Roman" w:cs="Times New Roman"/>
          <w:sz w:val="24"/>
          <w:szCs w:val="24"/>
        </w:rPr>
        <w:t xml:space="preserve"> </w:t>
      </w:r>
      <w:r w:rsidRPr="00356D26">
        <w:rPr>
          <w:rFonts w:ascii="Times New Roman" w:hAnsi="Times New Roman" w:cs="Times New Roman"/>
          <w:sz w:val="24"/>
          <w:szCs w:val="24"/>
        </w:rPr>
        <w:t>Accessed 4 June 2016.</w:t>
      </w:r>
    </w:p>
    <w:p w14:paraId="3EDB8646" w14:textId="5470BE90" w:rsidR="00CB0EAA" w:rsidRDefault="00CB0EAA" w:rsidP="00825D32">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National Wildlife Federation</w:t>
      </w:r>
      <w:r w:rsidR="00934440">
        <w:rPr>
          <w:rFonts w:ascii="Times New Roman" w:hAnsi="Times New Roman" w:cs="Times New Roman"/>
          <w:sz w:val="24"/>
          <w:szCs w:val="24"/>
        </w:rPr>
        <w:t xml:space="preserve"> (NWF)</w:t>
      </w:r>
      <w:r>
        <w:rPr>
          <w:rFonts w:ascii="Times New Roman" w:hAnsi="Times New Roman" w:cs="Times New Roman"/>
          <w:sz w:val="24"/>
          <w:szCs w:val="24"/>
        </w:rPr>
        <w:t xml:space="preserve">. </w:t>
      </w:r>
      <w:r w:rsidR="00CA416D">
        <w:rPr>
          <w:rFonts w:ascii="Times New Roman" w:hAnsi="Times New Roman" w:cs="Times New Roman"/>
          <w:sz w:val="24"/>
          <w:szCs w:val="24"/>
        </w:rPr>
        <w:t>(</w:t>
      </w:r>
      <w:r>
        <w:rPr>
          <w:rFonts w:ascii="Times New Roman" w:hAnsi="Times New Roman" w:cs="Times New Roman"/>
          <w:sz w:val="24"/>
          <w:szCs w:val="24"/>
        </w:rPr>
        <w:t>2016</w:t>
      </w:r>
      <w:r w:rsidR="00CA416D">
        <w:rPr>
          <w:rFonts w:ascii="Times New Roman" w:hAnsi="Times New Roman" w:cs="Times New Roman"/>
          <w:sz w:val="24"/>
          <w:szCs w:val="24"/>
        </w:rPr>
        <w:t>)</w:t>
      </w:r>
      <w:r>
        <w:rPr>
          <w:rFonts w:ascii="Times New Roman" w:hAnsi="Times New Roman" w:cs="Times New Roman"/>
          <w:sz w:val="24"/>
          <w:szCs w:val="24"/>
        </w:rPr>
        <w:t xml:space="preserve">. Mayor’s Monarch Pledge. National Wildlife Federation, </w:t>
      </w:r>
      <w:r w:rsidR="00B16985" w:rsidRPr="00B16985">
        <w:rPr>
          <w:rFonts w:ascii="Times New Roman" w:hAnsi="Times New Roman" w:cs="Times New Roman"/>
          <w:sz w:val="24"/>
          <w:szCs w:val="24"/>
        </w:rPr>
        <w:t>http://www.nwf.org/Garden-For-Wildlife/About/National-Initiatives/Mayors-Monarch-Pledge.aspx</w:t>
      </w:r>
      <w:r w:rsidR="00356D26">
        <w:rPr>
          <w:rFonts w:ascii="Times New Roman" w:hAnsi="Times New Roman" w:cs="Times New Roman"/>
          <w:sz w:val="24"/>
          <w:szCs w:val="24"/>
        </w:rPr>
        <w:t>/</w:t>
      </w:r>
      <w:r w:rsidR="00FB3D44">
        <w:rPr>
          <w:rFonts w:ascii="Times New Roman" w:hAnsi="Times New Roman" w:cs="Times New Roman"/>
          <w:sz w:val="24"/>
          <w:szCs w:val="24"/>
        </w:rPr>
        <w:t>. Accessed 4 June 2016</w:t>
      </w:r>
      <w:r w:rsidR="00665DB0" w:rsidRPr="00665DB0">
        <w:rPr>
          <w:rFonts w:ascii="Times New Roman" w:hAnsi="Times New Roman" w:cs="Times New Roman"/>
          <w:sz w:val="24"/>
          <w:szCs w:val="24"/>
        </w:rPr>
        <w:t>.</w:t>
      </w:r>
    </w:p>
    <w:p w14:paraId="3FB04E92" w14:textId="62A9602D" w:rsidR="00A63C93" w:rsidRPr="00A737D0" w:rsidRDefault="00A63C93" w:rsidP="00825D32">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Nelson, E., Uwasu, M., and Polasky, S. (2007). Voting on open space: What explains the appearance and support of municipal-level open space conservation referenda in the United States? Ecol. Econ. 62:580–593.</w:t>
      </w:r>
    </w:p>
    <w:p w14:paraId="1D156F86" w14:textId="40FA177F" w:rsidR="002970F2" w:rsidRDefault="002970F2" w:rsidP="00825D32">
      <w:pPr>
        <w:spacing w:line="480" w:lineRule="auto"/>
        <w:ind w:left="360" w:hanging="360"/>
        <w:rPr>
          <w:rFonts w:ascii="Times New Roman" w:hAnsi="Times New Roman" w:cs="Times New Roman"/>
          <w:sz w:val="24"/>
          <w:szCs w:val="24"/>
        </w:rPr>
      </w:pPr>
      <w:r w:rsidRPr="002970F2">
        <w:rPr>
          <w:rFonts w:ascii="Times New Roman" w:hAnsi="Times New Roman" w:cs="Times New Roman"/>
          <w:sz w:val="24"/>
          <w:szCs w:val="24"/>
        </w:rPr>
        <w:t xml:space="preserve">Oberhauser, K., Wiederholt, </w:t>
      </w:r>
      <w:r>
        <w:rPr>
          <w:rFonts w:ascii="Times New Roman" w:hAnsi="Times New Roman" w:cs="Times New Roman"/>
          <w:sz w:val="24"/>
          <w:szCs w:val="24"/>
        </w:rPr>
        <w:t xml:space="preserve">R., </w:t>
      </w:r>
      <w:r w:rsidRPr="002970F2">
        <w:rPr>
          <w:rFonts w:ascii="Times New Roman" w:hAnsi="Times New Roman" w:cs="Times New Roman"/>
          <w:sz w:val="24"/>
          <w:szCs w:val="24"/>
        </w:rPr>
        <w:t xml:space="preserve">Diffendorfer, </w:t>
      </w:r>
      <w:r>
        <w:rPr>
          <w:rFonts w:ascii="Times New Roman" w:hAnsi="Times New Roman" w:cs="Times New Roman"/>
          <w:sz w:val="24"/>
          <w:szCs w:val="24"/>
        </w:rPr>
        <w:t xml:space="preserve">J., </w:t>
      </w:r>
      <w:r w:rsidRPr="002970F2">
        <w:rPr>
          <w:rFonts w:ascii="Times New Roman" w:hAnsi="Times New Roman" w:cs="Times New Roman"/>
          <w:sz w:val="24"/>
          <w:szCs w:val="24"/>
        </w:rPr>
        <w:t>Semmens,</w:t>
      </w:r>
      <w:r>
        <w:rPr>
          <w:rFonts w:ascii="Times New Roman" w:hAnsi="Times New Roman" w:cs="Times New Roman"/>
          <w:sz w:val="24"/>
          <w:szCs w:val="24"/>
        </w:rPr>
        <w:t xml:space="preserve"> D.,</w:t>
      </w:r>
      <w:r w:rsidRPr="002970F2">
        <w:rPr>
          <w:rFonts w:ascii="Times New Roman" w:hAnsi="Times New Roman" w:cs="Times New Roman"/>
          <w:sz w:val="24"/>
          <w:szCs w:val="24"/>
        </w:rPr>
        <w:t xml:space="preserve"> Ries, </w:t>
      </w:r>
      <w:r>
        <w:rPr>
          <w:rFonts w:ascii="Times New Roman" w:hAnsi="Times New Roman" w:cs="Times New Roman"/>
          <w:sz w:val="24"/>
          <w:szCs w:val="24"/>
        </w:rPr>
        <w:t xml:space="preserve">L., </w:t>
      </w:r>
      <w:r w:rsidRPr="002970F2">
        <w:rPr>
          <w:rFonts w:ascii="Times New Roman" w:hAnsi="Times New Roman" w:cs="Times New Roman"/>
          <w:sz w:val="24"/>
          <w:szCs w:val="24"/>
        </w:rPr>
        <w:t>Thogmartin,</w:t>
      </w:r>
      <w:r>
        <w:rPr>
          <w:rFonts w:ascii="Times New Roman" w:hAnsi="Times New Roman" w:cs="Times New Roman"/>
          <w:sz w:val="24"/>
          <w:szCs w:val="24"/>
        </w:rPr>
        <w:t xml:space="preserve"> W. E.,</w:t>
      </w:r>
      <w:r w:rsidRPr="002970F2">
        <w:rPr>
          <w:rFonts w:ascii="Times New Roman" w:hAnsi="Times New Roman" w:cs="Times New Roman"/>
          <w:sz w:val="24"/>
          <w:szCs w:val="24"/>
        </w:rPr>
        <w:t xml:space="preserve"> L</w:t>
      </w:r>
      <w:r>
        <w:rPr>
          <w:rFonts w:ascii="Times New Roman" w:hAnsi="Times New Roman" w:cs="Times New Roman"/>
          <w:sz w:val="24"/>
          <w:szCs w:val="24"/>
        </w:rPr>
        <w:t>ó</w:t>
      </w:r>
      <w:r w:rsidRPr="002970F2">
        <w:rPr>
          <w:rFonts w:ascii="Times New Roman" w:hAnsi="Times New Roman" w:cs="Times New Roman"/>
          <w:sz w:val="24"/>
          <w:szCs w:val="24"/>
        </w:rPr>
        <w:t xml:space="preserve">pez-Hoffman, </w:t>
      </w:r>
      <w:r>
        <w:rPr>
          <w:rFonts w:ascii="Times New Roman" w:hAnsi="Times New Roman" w:cs="Times New Roman"/>
          <w:sz w:val="24"/>
          <w:szCs w:val="24"/>
        </w:rPr>
        <w:t xml:space="preserve">L., </w:t>
      </w:r>
      <w:r w:rsidR="00B75E56">
        <w:rPr>
          <w:rFonts w:ascii="Times New Roman" w:hAnsi="Times New Roman" w:cs="Times New Roman"/>
          <w:sz w:val="24"/>
          <w:szCs w:val="24"/>
        </w:rPr>
        <w:t>and</w:t>
      </w:r>
      <w:r w:rsidRPr="002970F2">
        <w:rPr>
          <w:rFonts w:ascii="Times New Roman" w:hAnsi="Times New Roman" w:cs="Times New Roman"/>
          <w:sz w:val="24"/>
          <w:szCs w:val="24"/>
        </w:rPr>
        <w:t xml:space="preserve"> Semmens</w:t>
      </w:r>
      <w:r>
        <w:rPr>
          <w:rFonts w:ascii="Times New Roman" w:hAnsi="Times New Roman" w:cs="Times New Roman"/>
          <w:sz w:val="24"/>
          <w:szCs w:val="24"/>
        </w:rPr>
        <w:t>, B</w:t>
      </w:r>
      <w:r w:rsidRPr="002970F2">
        <w:rPr>
          <w:rFonts w:ascii="Times New Roman" w:hAnsi="Times New Roman" w:cs="Times New Roman"/>
          <w:sz w:val="24"/>
          <w:szCs w:val="24"/>
        </w:rPr>
        <w:t xml:space="preserve">. </w:t>
      </w:r>
      <w:r w:rsidR="00E124F7">
        <w:rPr>
          <w:rFonts w:ascii="Times New Roman" w:hAnsi="Times New Roman" w:cs="Times New Roman"/>
          <w:sz w:val="24"/>
          <w:szCs w:val="24"/>
        </w:rPr>
        <w:t xml:space="preserve">2016. </w:t>
      </w:r>
      <w:r w:rsidRPr="002970F2">
        <w:rPr>
          <w:rFonts w:ascii="Times New Roman" w:hAnsi="Times New Roman" w:cs="Times New Roman"/>
          <w:sz w:val="24"/>
          <w:szCs w:val="24"/>
        </w:rPr>
        <w:t>A trans-national monarch butterfly population model and implications for regional conservation priorities. Ecol</w:t>
      </w:r>
      <w:r w:rsidR="00E124F7">
        <w:rPr>
          <w:rFonts w:ascii="Times New Roman" w:hAnsi="Times New Roman" w:cs="Times New Roman"/>
          <w:sz w:val="24"/>
          <w:szCs w:val="24"/>
        </w:rPr>
        <w:t>.</w:t>
      </w:r>
      <w:r w:rsidRPr="002970F2">
        <w:rPr>
          <w:rFonts w:ascii="Times New Roman" w:hAnsi="Times New Roman" w:cs="Times New Roman"/>
          <w:sz w:val="24"/>
          <w:szCs w:val="24"/>
        </w:rPr>
        <w:t xml:space="preserve"> Ent</w:t>
      </w:r>
      <w:r w:rsidR="00E124F7">
        <w:rPr>
          <w:rFonts w:ascii="Times New Roman" w:hAnsi="Times New Roman" w:cs="Times New Roman"/>
          <w:sz w:val="24"/>
          <w:szCs w:val="24"/>
        </w:rPr>
        <w:t>.</w:t>
      </w:r>
      <w:r>
        <w:rPr>
          <w:rFonts w:ascii="Times New Roman" w:hAnsi="Times New Roman" w:cs="Times New Roman"/>
          <w:sz w:val="24"/>
          <w:szCs w:val="24"/>
        </w:rPr>
        <w:t xml:space="preserve">, </w:t>
      </w:r>
      <w:r w:rsidR="00E124F7">
        <w:rPr>
          <w:rFonts w:ascii="Times New Roman" w:hAnsi="Times New Roman" w:cs="Times New Roman"/>
          <w:sz w:val="24"/>
          <w:szCs w:val="24"/>
        </w:rPr>
        <w:t xml:space="preserve">doi: </w:t>
      </w:r>
      <w:r w:rsidR="00E124F7" w:rsidRPr="00E124F7">
        <w:rPr>
          <w:rFonts w:ascii="Times New Roman" w:hAnsi="Times New Roman" w:cs="Times New Roman"/>
          <w:sz w:val="24"/>
          <w:szCs w:val="24"/>
        </w:rPr>
        <w:t>10.1111/een.12351</w:t>
      </w:r>
      <w:r w:rsidRPr="002970F2">
        <w:rPr>
          <w:rFonts w:ascii="Times New Roman" w:hAnsi="Times New Roman" w:cs="Times New Roman"/>
          <w:sz w:val="24"/>
          <w:szCs w:val="24"/>
        </w:rPr>
        <w:t>.</w:t>
      </w:r>
    </w:p>
    <w:p w14:paraId="2283DFA1" w14:textId="3092F033" w:rsidR="00E30405" w:rsidRDefault="00E30405" w:rsidP="00E30405">
      <w:pPr>
        <w:spacing w:line="480" w:lineRule="auto"/>
        <w:ind w:left="360" w:hanging="360"/>
        <w:rPr>
          <w:rFonts w:ascii="Times New Roman" w:hAnsi="Times New Roman" w:cs="Times New Roman"/>
          <w:sz w:val="24"/>
          <w:szCs w:val="24"/>
        </w:rPr>
      </w:pPr>
      <w:r w:rsidRPr="00E30405">
        <w:rPr>
          <w:rFonts w:ascii="Times New Roman" w:hAnsi="Times New Roman" w:cs="Times New Roman"/>
          <w:sz w:val="24"/>
          <w:szCs w:val="24"/>
        </w:rPr>
        <w:t>Pindilli, E</w:t>
      </w:r>
      <w:r>
        <w:rPr>
          <w:rFonts w:ascii="Times New Roman" w:hAnsi="Times New Roman" w:cs="Times New Roman"/>
          <w:sz w:val="24"/>
          <w:szCs w:val="24"/>
        </w:rPr>
        <w:t>.</w:t>
      </w:r>
      <w:r w:rsidRPr="00E30405">
        <w:rPr>
          <w:rFonts w:ascii="Times New Roman" w:hAnsi="Times New Roman" w:cs="Times New Roman"/>
          <w:sz w:val="24"/>
          <w:szCs w:val="24"/>
        </w:rPr>
        <w:t xml:space="preserve">, </w:t>
      </w:r>
      <w:r w:rsidR="00B75E56">
        <w:rPr>
          <w:rFonts w:ascii="Times New Roman" w:hAnsi="Times New Roman" w:cs="Times New Roman"/>
          <w:sz w:val="24"/>
          <w:szCs w:val="24"/>
        </w:rPr>
        <w:t>and</w:t>
      </w:r>
      <w:r w:rsidRPr="00E30405">
        <w:rPr>
          <w:rFonts w:ascii="Times New Roman" w:hAnsi="Times New Roman" w:cs="Times New Roman"/>
          <w:sz w:val="24"/>
          <w:szCs w:val="24"/>
        </w:rPr>
        <w:t xml:space="preserve"> Casey, F</w:t>
      </w:r>
      <w:r>
        <w:rPr>
          <w:rFonts w:ascii="Times New Roman" w:hAnsi="Times New Roman" w:cs="Times New Roman"/>
          <w:sz w:val="24"/>
          <w:szCs w:val="24"/>
        </w:rPr>
        <w:t>. (</w:t>
      </w:r>
      <w:r w:rsidRPr="00E30405">
        <w:rPr>
          <w:rFonts w:ascii="Times New Roman" w:hAnsi="Times New Roman" w:cs="Times New Roman"/>
          <w:sz w:val="24"/>
          <w:szCs w:val="24"/>
        </w:rPr>
        <w:t>2015</w:t>
      </w:r>
      <w:r>
        <w:rPr>
          <w:rFonts w:ascii="Times New Roman" w:hAnsi="Times New Roman" w:cs="Times New Roman"/>
          <w:sz w:val="24"/>
          <w:szCs w:val="24"/>
        </w:rPr>
        <w:t>).</w:t>
      </w:r>
      <w:r w:rsidRPr="00E30405">
        <w:rPr>
          <w:rFonts w:ascii="Times New Roman" w:hAnsi="Times New Roman" w:cs="Times New Roman"/>
          <w:sz w:val="24"/>
          <w:szCs w:val="24"/>
        </w:rPr>
        <w:t xml:space="preserve"> Biodiversity and habitat markets—Policy, econom</w:t>
      </w:r>
      <w:r>
        <w:rPr>
          <w:rFonts w:ascii="Times New Roman" w:hAnsi="Times New Roman" w:cs="Times New Roman"/>
          <w:sz w:val="24"/>
          <w:szCs w:val="24"/>
        </w:rPr>
        <w:t xml:space="preserve">ic, and ecological implications </w:t>
      </w:r>
      <w:r w:rsidRPr="00E30405">
        <w:rPr>
          <w:rFonts w:ascii="Times New Roman" w:hAnsi="Times New Roman" w:cs="Times New Roman"/>
          <w:sz w:val="24"/>
          <w:szCs w:val="24"/>
        </w:rPr>
        <w:t>of market-based conservation</w:t>
      </w:r>
      <w:r>
        <w:rPr>
          <w:rFonts w:ascii="Times New Roman" w:hAnsi="Times New Roman" w:cs="Times New Roman"/>
          <w:sz w:val="24"/>
          <w:szCs w:val="24"/>
        </w:rPr>
        <w:t>.</w:t>
      </w:r>
      <w:r w:rsidRPr="00E30405">
        <w:rPr>
          <w:rFonts w:ascii="Times New Roman" w:hAnsi="Times New Roman" w:cs="Times New Roman"/>
          <w:sz w:val="24"/>
          <w:szCs w:val="24"/>
        </w:rPr>
        <w:t xml:space="preserve"> U.S. Geological Survey Circular 1414, </w:t>
      </w:r>
      <w:r>
        <w:rPr>
          <w:rFonts w:ascii="Times New Roman" w:hAnsi="Times New Roman" w:cs="Times New Roman"/>
          <w:sz w:val="24"/>
          <w:szCs w:val="24"/>
        </w:rPr>
        <w:t>Reston, Virginia.</w:t>
      </w:r>
      <w:r w:rsidRPr="00E30405">
        <w:rPr>
          <w:rFonts w:ascii="Times New Roman" w:hAnsi="Times New Roman" w:cs="Times New Roman"/>
          <w:sz w:val="24"/>
          <w:szCs w:val="24"/>
        </w:rPr>
        <w:t xml:space="preserve"> http://dx.doi.org/10.3133/cir1414.</w:t>
      </w:r>
    </w:p>
    <w:p w14:paraId="13B5D791" w14:textId="33024517" w:rsidR="003C3392" w:rsidRDefault="003C3392" w:rsidP="003C3392">
      <w:pPr>
        <w:pStyle w:val="NormalWeb"/>
        <w:spacing w:line="480" w:lineRule="auto"/>
        <w:ind w:left="360" w:hanging="360"/>
      </w:pPr>
      <w:r w:rsidRPr="00A737D0">
        <w:t>Pleasants, J. M.</w:t>
      </w:r>
      <w:r w:rsidR="00B63CB3">
        <w:t xml:space="preserve"> (</w:t>
      </w:r>
      <w:r w:rsidRPr="00A737D0">
        <w:t>2015</w:t>
      </w:r>
      <w:r w:rsidR="00B63CB3">
        <w:t>)</w:t>
      </w:r>
      <w:r w:rsidRPr="00A737D0">
        <w:t xml:space="preserve">. Monarch butterflies and agriculture. Chapter 14 </w:t>
      </w:r>
      <w:r w:rsidRPr="00A737D0">
        <w:rPr>
          <w:i/>
        </w:rPr>
        <w:t>in</w:t>
      </w:r>
      <w:r w:rsidRPr="00A737D0">
        <w:t xml:space="preserve"> Monarchs in a changing world: Biology and conservation of an iconic insect. K Oberhauser, S. Altizer and K. Nail eds. Cornell University Press.</w:t>
      </w:r>
    </w:p>
    <w:p w14:paraId="47A5B854" w14:textId="03A5B10F" w:rsidR="00E124F7" w:rsidRPr="00A737D0" w:rsidRDefault="00E124F7" w:rsidP="00E124F7">
      <w:pPr>
        <w:pStyle w:val="NormalWeb"/>
        <w:spacing w:line="480" w:lineRule="auto"/>
        <w:ind w:left="360" w:hanging="360"/>
      </w:pPr>
      <w:r>
        <w:t xml:space="preserve">Pleasants, J. M. (2016). Milkweed restoration in the Midwest for monarch butterfly recovery: estimates of milkweeds lost, milkweeds remaining and milkweeds that must be added to increase the monarch population. </w:t>
      </w:r>
      <w:r w:rsidRPr="00E124F7">
        <w:t>Insect Conserv. Diver.</w:t>
      </w:r>
      <w:r w:rsidR="00081D9F">
        <w:t xml:space="preserve">, </w:t>
      </w:r>
      <w:r w:rsidR="00081D9F" w:rsidRPr="00081D9F">
        <w:rPr>
          <w:i/>
        </w:rPr>
        <w:t>In press</w:t>
      </w:r>
      <w:r w:rsidR="00081D9F">
        <w:t>.</w:t>
      </w:r>
      <w:r>
        <w:t xml:space="preserve"> </w:t>
      </w:r>
      <w:r w:rsidRPr="00E124F7">
        <w:t>doi: 10.1111/icad.12198</w:t>
      </w:r>
    </w:p>
    <w:p w14:paraId="34BCF69A" w14:textId="26121466" w:rsidR="003C3392" w:rsidRPr="00A737D0" w:rsidRDefault="002462EF" w:rsidP="003C3392">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Pleasants, J. M.</w:t>
      </w:r>
      <w:r w:rsidR="003C3392" w:rsidRPr="00A737D0">
        <w:rPr>
          <w:rFonts w:ascii="Times New Roman" w:hAnsi="Times New Roman" w:cs="Times New Roman"/>
          <w:sz w:val="24"/>
          <w:szCs w:val="24"/>
        </w:rPr>
        <w:t xml:space="preserve"> </w:t>
      </w:r>
      <w:r w:rsidR="00B75E56">
        <w:rPr>
          <w:rFonts w:ascii="Times New Roman" w:hAnsi="Times New Roman" w:cs="Times New Roman"/>
          <w:sz w:val="24"/>
          <w:szCs w:val="24"/>
        </w:rPr>
        <w:t>and</w:t>
      </w:r>
      <w:r w:rsidR="003C3392" w:rsidRPr="00A737D0">
        <w:rPr>
          <w:rFonts w:ascii="Times New Roman" w:hAnsi="Times New Roman" w:cs="Times New Roman"/>
          <w:sz w:val="24"/>
          <w:szCs w:val="24"/>
        </w:rPr>
        <w:t xml:space="preserve"> Oberhauser</w:t>
      </w:r>
      <w:r>
        <w:rPr>
          <w:rFonts w:ascii="Times New Roman" w:hAnsi="Times New Roman" w:cs="Times New Roman"/>
          <w:sz w:val="24"/>
          <w:szCs w:val="24"/>
        </w:rPr>
        <w:t>, K. S</w:t>
      </w:r>
      <w:r w:rsidR="003C3392" w:rsidRPr="00A737D0">
        <w:rPr>
          <w:rFonts w:ascii="Times New Roman" w:hAnsi="Times New Roman" w:cs="Times New Roman"/>
          <w:sz w:val="24"/>
          <w:szCs w:val="24"/>
        </w:rPr>
        <w:t xml:space="preserve">. </w:t>
      </w:r>
      <w:r>
        <w:rPr>
          <w:rFonts w:ascii="Times New Roman" w:hAnsi="Times New Roman" w:cs="Times New Roman"/>
          <w:sz w:val="24"/>
          <w:szCs w:val="24"/>
        </w:rPr>
        <w:t>(</w:t>
      </w:r>
      <w:r w:rsidR="003C3392" w:rsidRPr="00A737D0">
        <w:rPr>
          <w:rFonts w:ascii="Times New Roman" w:hAnsi="Times New Roman" w:cs="Times New Roman"/>
          <w:sz w:val="24"/>
          <w:szCs w:val="24"/>
        </w:rPr>
        <w:t>2013</w:t>
      </w:r>
      <w:r>
        <w:rPr>
          <w:rFonts w:ascii="Times New Roman" w:hAnsi="Times New Roman" w:cs="Times New Roman"/>
          <w:sz w:val="24"/>
          <w:szCs w:val="24"/>
        </w:rPr>
        <w:t>)</w:t>
      </w:r>
      <w:r w:rsidR="003C3392" w:rsidRPr="00A737D0">
        <w:rPr>
          <w:rFonts w:ascii="Times New Roman" w:hAnsi="Times New Roman" w:cs="Times New Roman"/>
          <w:sz w:val="24"/>
          <w:szCs w:val="24"/>
        </w:rPr>
        <w:t xml:space="preserve">. Milkweed loss in agricultural fields because of herbicide use: effect on the Monarch butterfly population. </w:t>
      </w:r>
      <w:r w:rsidR="00EF535F" w:rsidRPr="00EF535F">
        <w:rPr>
          <w:rFonts w:ascii="Times New Roman" w:hAnsi="Times New Roman" w:cs="Times New Roman"/>
          <w:sz w:val="24"/>
          <w:szCs w:val="24"/>
        </w:rPr>
        <w:t>Insect Conserv</w:t>
      </w:r>
      <w:r w:rsidR="00EF535F">
        <w:rPr>
          <w:rFonts w:ascii="Times New Roman" w:hAnsi="Times New Roman" w:cs="Times New Roman"/>
          <w:sz w:val="24"/>
          <w:szCs w:val="24"/>
        </w:rPr>
        <w:t>.</w:t>
      </w:r>
      <w:r w:rsidR="00EF535F" w:rsidRPr="00EF535F">
        <w:rPr>
          <w:rFonts w:ascii="Times New Roman" w:hAnsi="Times New Roman" w:cs="Times New Roman"/>
          <w:sz w:val="24"/>
          <w:szCs w:val="24"/>
        </w:rPr>
        <w:t xml:space="preserve"> Diver</w:t>
      </w:r>
      <w:r w:rsidR="00EF535F">
        <w:rPr>
          <w:rFonts w:ascii="Times New Roman" w:hAnsi="Times New Roman" w:cs="Times New Roman"/>
          <w:sz w:val="24"/>
          <w:szCs w:val="24"/>
        </w:rPr>
        <w:t>.</w:t>
      </w:r>
      <w:r w:rsidR="00EF535F" w:rsidRPr="00A737D0">
        <w:rPr>
          <w:rFonts w:ascii="Times New Roman" w:hAnsi="Times New Roman" w:cs="Times New Roman"/>
          <w:sz w:val="24"/>
          <w:szCs w:val="24"/>
        </w:rPr>
        <w:t xml:space="preserve"> </w:t>
      </w:r>
      <w:r w:rsidR="003C3392" w:rsidRPr="00A737D0">
        <w:rPr>
          <w:rFonts w:ascii="Times New Roman" w:hAnsi="Times New Roman" w:cs="Times New Roman"/>
          <w:sz w:val="24"/>
          <w:szCs w:val="24"/>
        </w:rPr>
        <w:t>6:153–144.</w:t>
      </w:r>
    </w:p>
    <w:p w14:paraId="4350CCCE" w14:textId="219A6718" w:rsidR="00A65B19" w:rsidRDefault="007E339C"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lastRenderedPageBreak/>
        <w:t xml:space="preserve">Pollinator Health Task Force. </w:t>
      </w:r>
      <w:r w:rsidR="002462EF">
        <w:rPr>
          <w:rFonts w:ascii="Times New Roman" w:hAnsi="Times New Roman" w:cs="Times New Roman"/>
          <w:sz w:val="24"/>
          <w:szCs w:val="24"/>
        </w:rPr>
        <w:t>(</w:t>
      </w:r>
      <w:r w:rsidRPr="00A737D0">
        <w:rPr>
          <w:rFonts w:ascii="Times New Roman" w:hAnsi="Times New Roman" w:cs="Times New Roman"/>
          <w:sz w:val="24"/>
          <w:szCs w:val="24"/>
        </w:rPr>
        <w:t>2015</w:t>
      </w:r>
      <w:r w:rsidR="002462EF">
        <w:rPr>
          <w:rFonts w:ascii="Times New Roman" w:hAnsi="Times New Roman" w:cs="Times New Roman"/>
          <w:sz w:val="24"/>
          <w:szCs w:val="24"/>
        </w:rPr>
        <w:t>)</w:t>
      </w:r>
      <w:r w:rsidRPr="00A737D0">
        <w:rPr>
          <w:rFonts w:ascii="Times New Roman" w:hAnsi="Times New Roman" w:cs="Times New Roman"/>
          <w:sz w:val="24"/>
          <w:szCs w:val="24"/>
        </w:rPr>
        <w:t>. National strategy to promote the health of honey bees and other pollinators. https://www.whitehouse.gov/sites/default/files/microsites/ostp/Pollinator%20Health%20Strategy%202015.pdf</w:t>
      </w:r>
      <w:r w:rsidR="00FB3D44">
        <w:rPr>
          <w:rFonts w:ascii="Times New Roman" w:hAnsi="Times New Roman" w:cs="Times New Roman"/>
          <w:sz w:val="24"/>
          <w:szCs w:val="24"/>
        </w:rPr>
        <w:t>/. Accessed 7 August 2015</w:t>
      </w:r>
      <w:r w:rsidRPr="00A737D0">
        <w:rPr>
          <w:rFonts w:ascii="Times New Roman" w:hAnsi="Times New Roman" w:cs="Times New Roman"/>
          <w:sz w:val="24"/>
          <w:szCs w:val="24"/>
        </w:rPr>
        <w:t>.</w:t>
      </w:r>
    </w:p>
    <w:p w14:paraId="0B131BCE" w14:textId="09CF13BE" w:rsidR="0093682D" w:rsidRPr="00A737D0" w:rsidRDefault="0093682D" w:rsidP="00825D32">
      <w:pPr>
        <w:spacing w:line="480" w:lineRule="auto"/>
        <w:ind w:left="360" w:hanging="360"/>
        <w:rPr>
          <w:rFonts w:ascii="Times New Roman" w:hAnsi="Times New Roman" w:cs="Times New Roman"/>
          <w:sz w:val="24"/>
          <w:szCs w:val="24"/>
        </w:rPr>
      </w:pPr>
      <w:r w:rsidRPr="0093682D">
        <w:rPr>
          <w:rFonts w:ascii="Times New Roman" w:hAnsi="Times New Roman" w:cs="Times New Roman"/>
          <w:sz w:val="24"/>
          <w:szCs w:val="24"/>
        </w:rPr>
        <w:t>Reimer, A.</w:t>
      </w:r>
      <w:r>
        <w:rPr>
          <w:rFonts w:ascii="Times New Roman" w:hAnsi="Times New Roman" w:cs="Times New Roman"/>
          <w:sz w:val="24"/>
          <w:szCs w:val="24"/>
        </w:rPr>
        <w:t xml:space="preserve"> </w:t>
      </w:r>
      <w:r w:rsidRPr="0093682D">
        <w:rPr>
          <w:rFonts w:ascii="Times New Roman" w:hAnsi="Times New Roman" w:cs="Times New Roman"/>
          <w:sz w:val="24"/>
          <w:szCs w:val="24"/>
        </w:rPr>
        <w:t xml:space="preserve">P. </w:t>
      </w:r>
      <w:r>
        <w:rPr>
          <w:rFonts w:ascii="Times New Roman" w:hAnsi="Times New Roman" w:cs="Times New Roman"/>
          <w:sz w:val="24"/>
          <w:szCs w:val="24"/>
        </w:rPr>
        <w:t xml:space="preserve">and </w:t>
      </w:r>
      <w:r w:rsidRPr="0093682D">
        <w:rPr>
          <w:rFonts w:ascii="Times New Roman" w:hAnsi="Times New Roman" w:cs="Times New Roman"/>
          <w:sz w:val="24"/>
          <w:szCs w:val="24"/>
        </w:rPr>
        <w:t>Prokopy, L.</w:t>
      </w:r>
      <w:r>
        <w:rPr>
          <w:rFonts w:ascii="Times New Roman" w:hAnsi="Times New Roman" w:cs="Times New Roman"/>
          <w:sz w:val="24"/>
          <w:szCs w:val="24"/>
        </w:rPr>
        <w:t xml:space="preserve"> </w:t>
      </w:r>
      <w:r w:rsidRPr="0093682D">
        <w:rPr>
          <w:rFonts w:ascii="Times New Roman" w:hAnsi="Times New Roman" w:cs="Times New Roman"/>
          <w:sz w:val="24"/>
          <w:szCs w:val="24"/>
        </w:rPr>
        <w:t xml:space="preserve">S. </w:t>
      </w:r>
      <w:r>
        <w:rPr>
          <w:rFonts w:ascii="Times New Roman" w:hAnsi="Times New Roman" w:cs="Times New Roman"/>
          <w:sz w:val="24"/>
          <w:szCs w:val="24"/>
        </w:rPr>
        <w:t xml:space="preserve">(2014). </w:t>
      </w:r>
      <w:r w:rsidRPr="0093682D">
        <w:rPr>
          <w:rFonts w:ascii="Times New Roman" w:hAnsi="Times New Roman" w:cs="Times New Roman"/>
          <w:sz w:val="24"/>
          <w:szCs w:val="24"/>
        </w:rPr>
        <w:t>Farmer participation in U.S. Farm bill conservation programs</w:t>
      </w:r>
      <w:r>
        <w:rPr>
          <w:rFonts w:ascii="Times New Roman" w:hAnsi="Times New Roman" w:cs="Times New Roman"/>
          <w:sz w:val="24"/>
          <w:szCs w:val="24"/>
        </w:rPr>
        <w:t>. Env. Manage. 53:</w:t>
      </w:r>
      <w:r w:rsidRPr="0093682D">
        <w:rPr>
          <w:rFonts w:ascii="Times New Roman" w:hAnsi="Times New Roman" w:cs="Times New Roman"/>
          <w:sz w:val="24"/>
          <w:szCs w:val="24"/>
        </w:rPr>
        <w:t>318</w:t>
      </w:r>
      <w:r>
        <w:rPr>
          <w:rFonts w:ascii="Times New Roman" w:hAnsi="Times New Roman" w:cs="Times New Roman"/>
          <w:sz w:val="24"/>
          <w:szCs w:val="24"/>
        </w:rPr>
        <w:t>-332.</w:t>
      </w:r>
    </w:p>
    <w:p w14:paraId="40F1BADC" w14:textId="4680DDDE" w:rsidR="004C3852" w:rsidRDefault="004C3852" w:rsidP="004C3852">
      <w:pPr>
        <w:spacing w:line="480" w:lineRule="auto"/>
        <w:ind w:left="360" w:hanging="360"/>
        <w:rPr>
          <w:rStyle w:val="Hyperlink"/>
          <w:rFonts w:ascii="Times New Roman" w:hAnsi="Times New Roman" w:cs="Times New Roman"/>
          <w:color w:val="auto"/>
          <w:sz w:val="24"/>
          <w:szCs w:val="24"/>
          <w:u w:val="none"/>
        </w:rPr>
      </w:pPr>
      <w:r w:rsidRPr="00A737D0">
        <w:rPr>
          <w:rStyle w:val="Hyperlink"/>
          <w:rFonts w:ascii="Times New Roman" w:hAnsi="Times New Roman" w:cs="Times New Roman"/>
          <w:color w:val="auto"/>
          <w:sz w:val="24"/>
          <w:szCs w:val="24"/>
          <w:u w:val="none"/>
        </w:rPr>
        <w:t xml:space="preserve">Robertson, G. P., Burger, </w:t>
      </w:r>
      <w:r w:rsidR="002462EF" w:rsidRPr="00A737D0">
        <w:rPr>
          <w:rStyle w:val="Hyperlink"/>
          <w:rFonts w:ascii="Times New Roman" w:hAnsi="Times New Roman" w:cs="Times New Roman"/>
          <w:color w:val="auto"/>
          <w:sz w:val="24"/>
          <w:szCs w:val="24"/>
          <w:u w:val="none"/>
        </w:rPr>
        <w:t>L.W.</w:t>
      </w:r>
      <w:r w:rsidR="002462EF">
        <w:rPr>
          <w:rStyle w:val="Hyperlink"/>
          <w:rFonts w:ascii="Times New Roman" w:hAnsi="Times New Roman" w:cs="Times New Roman"/>
          <w:color w:val="auto"/>
          <w:sz w:val="24"/>
          <w:szCs w:val="24"/>
          <w:u w:val="none"/>
        </w:rPr>
        <w:t>,</w:t>
      </w:r>
      <w:r w:rsidR="002462EF" w:rsidRPr="00A737D0">
        <w:rPr>
          <w:rStyle w:val="Hyperlink"/>
          <w:rFonts w:ascii="Times New Roman" w:hAnsi="Times New Roman" w:cs="Times New Roman"/>
          <w:color w:val="auto"/>
          <w:sz w:val="24"/>
          <w:szCs w:val="24"/>
          <w:u w:val="none"/>
        </w:rPr>
        <w:t xml:space="preserve"> </w:t>
      </w:r>
      <w:r w:rsidRPr="00A737D0">
        <w:rPr>
          <w:rStyle w:val="Hyperlink"/>
          <w:rFonts w:ascii="Times New Roman" w:hAnsi="Times New Roman" w:cs="Times New Roman"/>
          <w:color w:val="auto"/>
          <w:sz w:val="24"/>
          <w:szCs w:val="24"/>
          <w:u w:val="none"/>
        </w:rPr>
        <w:t xml:space="preserve">Kling, </w:t>
      </w:r>
      <w:r w:rsidR="002462EF" w:rsidRPr="00A737D0">
        <w:rPr>
          <w:rStyle w:val="Hyperlink"/>
          <w:rFonts w:ascii="Times New Roman" w:hAnsi="Times New Roman" w:cs="Times New Roman"/>
          <w:color w:val="auto"/>
          <w:sz w:val="24"/>
          <w:szCs w:val="24"/>
          <w:u w:val="none"/>
        </w:rPr>
        <w:t>C. L.</w:t>
      </w:r>
      <w:r w:rsidR="002462EF">
        <w:rPr>
          <w:rStyle w:val="Hyperlink"/>
          <w:rFonts w:ascii="Times New Roman" w:hAnsi="Times New Roman" w:cs="Times New Roman"/>
          <w:color w:val="auto"/>
          <w:sz w:val="24"/>
          <w:szCs w:val="24"/>
          <w:u w:val="none"/>
        </w:rPr>
        <w:t>,</w:t>
      </w:r>
      <w:r w:rsidR="002462EF" w:rsidRPr="00A737D0">
        <w:rPr>
          <w:rStyle w:val="Hyperlink"/>
          <w:rFonts w:ascii="Times New Roman" w:hAnsi="Times New Roman" w:cs="Times New Roman"/>
          <w:color w:val="auto"/>
          <w:sz w:val="24"/>
          <w:szCs w:val="24"/>
          <w:u w:val="none"/>
        </w:rPr>
        <w:t xml:space="preserve"> </w:t>
      </w:r>
      <w:r w:rsidRPr="00A737D0">
        <w:rPr>
          <w:rStyle w:val="Hyperlink"/>
          <w:rFonts w:ascii="Times New Roman" w:hAnsi="Times New Roman" w:cs="Times New Roman"/>
          <w:color w:val="auto"/>
          <w:sz w:val="24"/>
          <w:szCs w:val="24"/>
          <w:u w:val="none"/>
        </w:rPr>
        <w:t xml:space="preserve">Lowrance, </w:t>
      </w:r>
      <w:r w:rsidR="002462EF" w:rsidRPr="00A737D0">
        <w:rPr>
          <w:rStyle w:val="Hyperlink"/>
          <w:rFonts w:ascii="Times New Roman" w:hAnsi="Times New Roman" w:cs="Times New Roman"/>
          <w:color w:val="auto"/>
          <w:sz w:val="24"/>
          <w:szCs w:val="24"/>
          <w:u w:val="none"/>
        </w:rPr>
        <w:t xml:space="preserve">R. </w:t>
      </w:r>
      <w:r w:rsidR="00B75E56">
        <w:rPr>
          <w:rStyle w:val="Hyperlink"/>
          <w:rFonts w:ascii="Times New Roman" w:hAnsi="Times New Roman" w:cs="Times New Roman"/>
          <w:color w:val="auto"/>
          <w:sz w:val="24"/>
          <w:szCs w:val="24"/>
          <w:u w:val="none"/>
        </w:rPr>
        <w:t>and</w:t>
      </w:r>
      <w:r w:rsidRPr="00A737D0">
        <w:rPr>
          <w:rStyle w:val="Hyperlink"/>
          <w:rFonts w:ascii="Times New Roman" w:hAnsi="Times New Roman" w:cs="Times New Roman"/>
          <w:color w:val="auto"/>
          <w:sz w:val="24"/>
          <w:szCs w:val="24"/>
          <w:u w:val="none"/>
        </w:rPr>
        <w:t xml:space="preserve"> Mulla</w:t>
      </w:r>
      <w:r w:rsidR="002462EF">
        <w:rPr>
          <w:rStyle w:val="Hyperlink"/>
          <w:rFonts w:ascii="Times New Roman" w:hAnsi="Times New Roman" w:cs="Times New Roman"/>
          <w:color w:val="auto"/>
          <w:sz w:val="24"/>
          <w:szCs w:val="24"/>
          <w:u w:val="none"/>
        </w:rPr>
        <w:t>,</w:t>
      </w:r>
      <w:r w:rsidR="002462EF" w:rsidRPr="002462EF">
        <w:rPr>
          <w:rStyle w:val="Hyperlink"/>
          <w:rFonts w:ascii="Times New Roman" w:hAnsi="Times New Roman" w:cs="Times New Roman"/>
          <w:color w:val="auto"/>
          <w:sz w:val="24"/>
          <w:szCs w:val="24"/>
          <w:u w:val="none"/>
        </w:rPr>
        <w:t xml:space="preserve"> </w:t>
      </w:r>
      <w:r w:rsidR="002462EF">
        <w:rPr>
          <w:rStyle w:val="Hyperlink"/>
          <w:rFonts w:ascii="Times New Roman" w:hAnsi="Times New Roman" w:cs="Times New Roman"/>
          <w:color w:val="auto"/>
          <w:sz w:val="24"/>
          <w:szCs w:val="24"/>
          <w:u w:val="none"/>
        </w:rPr>
        <w:t>D. J</w:t>
      </w:r>
      <w:r w:rsidRPr="00A737D0">
        <w:rPr>
          <w:rStyle w:val="Hyperlink"/>
          <w:rFonts w:ascii="Times New Roman" w:hAnsi="Times New Roman" w:cs="Times New Roman"/>
          <w:color w:val="auto"/>
          <w:sz w:val="24"/>
          <w:szCs w:val="24"/>
          <w:u w:val="none"/>
        </w:rPr>
        <w:t xml:space="preserve">. </w:t>
      </w:r>
      <w:r w:rsidR="002462EF">
        <w:rPr>
          <w:rStyle w:val="Hyperlink"/>
          <w:rFonts w:ascii="Times New Roman" w:hAnsi="Times New Roman" w:cs="Times New Roman"/>
          <w:color w:val="auto"/>
          <w:sz w:val="24"/>
          <w:szCs w:val="24"/>
          <w:u w:val="none"/>
        </w:rPr>
        <w:t>(</w:t>
      </w:r>
      <w:r w:rsidRPr="00A737D0">
        <w:rPr>
          <w:rStyle w:val="Hyperlink"/>
          <w:rFonts w:ascii="Times New Roman" w:hAnsi="Times New Roman" w:cs="Times New Roman"/>
          <w:color w:val="auto"/>
          <w:sz w:val="24"/>
          <w:szCs w:val="24"/>
          <w:u w:val="none"/>
        </w:rPr>
        <w:t>2007</w:t>
      </w:r>
      <w:r w:rsidR="002462EF">
        <w:rPr>
          <w:rStyle w:val="Hyperlink"/>
          <w:rFonts w:ascii="Times New Roman" w:hAnsi="Times New Roman" w:cs="Times New Roman"/>
          <w:color w:val="auto"/>
          <w:sz w:val="24"/>
          <w:szCs w:val="24"/>
          <w:u w:val="none"/>
        </w:rPr>
        <w:t>)</w:t>
      </w:r>
      <w:r w:rsidRPr="00A737D0">
        <w:rPr>
          <w:rStyle w:val="Hyperlink"/>
          <w:rFonts w:ascii="Times New Roman" w:hAnsi="Times New Roman" w:cs="Times New Roman"/>
          <w:color w:val="auto"/>
          <w:sz w:val="24"/>
          <w:szCs w:val="24"/>
          <w:u w:val="none"/>
        </w:rPr>
        <w:t xml:space="preserve">. New approaches to environmental management research at landscape and watershed scales. Pages 27–50 in M. Schnepf and C. Cox (Eds.), Managing Agricultural Landscapes for Environmental Quality, Soil and Water Conservation Society, Ankeny, Iowa. </w:t>
      </w:r>
    </w:p>
    <w:p w14:paraId="601AC301" w14:textId="36CD1F83" w:rsidR="00E30405" w:rsidRPr="00A737D0" w:rsidRDefault="00E30405" w:rsidP="004C3852">
      <w:pPr>
        <w:spacing w:line="480" w:lineRule="auto"/>
        <w:ind w:left="360" w:hanging="360"/>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Rohweder, J. J., </w:t>
      </w:r>
      <w:r w:rsidR="00B75E56">
        <w:rPr>
          <w:rStyle w:val="Hyperlink"/>
          <w:rFonts w:ascii="Times New Roman" w:hAnsi="Times New Roman" w:cs="Times New Roman"/>
          <w:color w:val="auto"/>
          <w:sz w:val="24"/>
          <w:szCs w:val="24"/>
          <w:u w:val="none"/>
        </w:rPr>
        <w:t>and</w:t>
      </w:r>
      <w:r>
        <w:rPr>
          <w:rStyle w:val="Hyperlink"/>
          <w:rFonts w:ascii="Times New Roman" w:hAnsi="Times New Roman" w:cs="Times New Roman"/>
          <w:color w:val="auto"/>
          <w:sz w:val="24"/>
          <w:szCs w:val="24"/>
          <w:u w:val="none"/>
        </w:rPr>
        <w:t xml:space="preserve"> Thogmartin, W. E. (2016). Monarch Conservation Planning Tools, United States Geological Survey, La Crosse, Wisconsin. </w:t>
      </w:r>
      <w:r w:rsidRPr="00E30405">
        <w:rPr>
          <w:rStyle w:val="Hyperlink"/>
          <w:rFonts w:ascii="Times New Roman" w:hAnsi="Times New Roman" w:cs="Times New Roman"/>
          <w:color w:val="auto"/>
          <w:sz w:val="24"/>
          <w:szCs w:val="24"/>
          <w:u w:val="none"/>
        </w:rPr>
        <w:t>http://www.umesc.usgs.gov/management/dss/monarch.html</w:t>
      </w:r>
    </w:p>
    <w:p w14:paraId="1BBCE9CD" w14:textId="4A4D5513" w:rsidR="004C3852" w:rsidRPr="00A737D0" w:rsidRDefault="004C3852" w:rsidP="00D704E4">
      <w:pPr>
        <w:spacing w:line="480" w:lineRule="auto"/>
        <w:ind w:left="360" w:hanging="360"/>
        <w:rPr>
          <w:rStyle w:val="Hyperlink"/>
          <w:rFonts w:ascii="Times New Roman" w:hAnsi="Times New Roman" w:cs="Times New Roman"/>
          <w:color w:val="auto"/>
          <w:sz w:val="24"/>
          <w:szCs w:val="24"/>
          <w:u w:val="none"/>
        </w:rPr>
      </w:pPr>
      <w:r w:rsidRPr="00A737D0">
        <w:rPr>
          <w:rStyle w:val="Hyperlink"/>
          <w:rFonts w:ascii="Times New Roman" w:hAnsi="Times New Roman" w:cs="Times New Roman"/>
          <w:color w:val="auto"/>
          <w:sz w:val="24"/>
          <w:szCs w:val="24"/>
          <w:u w:val="none"/>
        </w:rPr>
        <w:t xml:space="preserve">Santelmann M. V., </w:t>
      </w:r>
      <w:r w:rsidR="00B75E56" w:rsidRPr="00B75E56">
        <w:rPr>
          <w:rStyle w:val="Hyperlink"/>
          <w:rFonts w:ascii="Times New Roman" w:hAnsi="Times New Roman" w:cs="Times New Roman"/>
          <w:i/>
          <w:color w:val="auto"/>
          <w:sz w:val="24"/>
          <w:szCs w:val="24"/>
          <w:u w:val="none"/>
        </w:rPr>
        <w:t>et al</w:t>
      </w:r>
      <w:r w:rsidR="00B75E56">
        <w:rPr>
          <w:rStyle w:val="Hyperlink"/>
          <w:rFonts w:ascii="Times New Roman" w:hAnsi="Times New Roman" w:cs="Times New Roman"/>
          <w:color w:val="auto"/>
          <w:sz w:val="24"/>
          <w:szCs w:val="24"/>
          <w:u w:val="none"/>
        </w:rPr>
        <w:t xml:space="preserve">. </w:t>
      </w:r>
      <w:r w:rsidR="002462EF">
        <w:rPr>
          <w:rStyle w:val="Hyperlink"/>
          <w:rFonts w:ascii="Times New Roman" w:hAnsi="Times New Roman" w:cs="Times New Roman"/>
          <w:color w:val="auto"/>
          <w:sz w:val="24"/>
          <w:szCs w:val="24"/>
          <w:u w:val="none"/>
        </w:rPr>
        <w:t>(</w:t>
      </w:r>
      <w:r w:rsidRPr="00A737D0">
        <w:rPr>
          <w:rStyle w:val="Hyperlink"/>
          <w:rFonts w:ascii="Times New Roman" w:hAnsi="Times New Roman" w:cs="Times New Roman"/>
          <w:color w:val="auto"/>
          <w:sz w:val="24"/>
          <w:szCs w:val="24"/>
          <w:u w:val="none"/>
        </w:rPr>
        <w:t>2004</w:t>
      </w:r>
      <w:r w:rsidR="002462EF">
        <w:rPr>
          <w:rStyle w:val="Hyperlink"/>
          <w:rFonts w:ascii="Times New Roman" w:hAnsi="Times New Roman" w:cs="Times New Roman"/>
          <w:color w:val="auto"/>
          <w:sz w:val="24"/>
          <w:szCs w:val="24"/>
          <w:u w:val="none"/>
        </w:rPr>
        <w:t>)</w:t>
      </w:r>
      <w:r w:rsidRPr="00A737D0">
        <w:rPr>
          <w:rStyle w:val="Hyperlink"/>
          <w:rFonts w:ascii="Times New Roman" w:hAnsi="Times New Roman" w:cs="Times New Roman"/>
          <w:color w:val="auto"/>
          <w:sz w:val="24"/>
          <w:szCs w:val="24"/>
          <w:u w:val="none"/>
        </w:rPr>
        <w:t>. Assessing alternative futures for agriculture in Iowa, USA. Lands</w:t>
      </w:r>
      <w:r w:rsidR="00EF535F">
        <w:rPr>
          <w:rStyle w:val="Hyperlink"/>
          <w:rFonts w:ascii="Times New Roman" w:hAnsi="Times New Roman" w:cs="Times New Roman"/>
          <w:color w:val="auto"/>
          <w:sz w:val="24"/>
          <w:szCs w:val="24"/>
          <w:u w:val="none"/>
        </w:rPr>
        <w:t>.</w:t>
      </w:r>
      <w:r w:rsidRPr="00A737D0">
        <w:rPr>
          <w:rStyle w:val="Hyperlink"/>
          <w:rFonts w:ascii="Times New Roman" w:hAnsi="Times New Roman" w:cs="Times New Roman"/>
          <w:color w:val="auto"/>
          <w:sz w:val="24"/>
          <w:szCs w:val="24"/>
          <w:u w:val="none"/>
        </w:rPr>
        <w:t xml:space="preserve"> Ecol</w:t>
      </w:r>
      <w:r w:rsidR="00EF535F">
        <w:rPr>
          <w:rStyle w:val="Hyperlink"/>
          <w:rFonts w:ascii="Times New Roman" w:hAnsi="Times New Roman" w:cs="Times New Roman"/>
          <w:color w:val="auto"/>
          <w:sz w:val="24"/>
          <w:szCs w:val="24"/>
          <w:u w:val="none"/>
        </w:rPr>
        <w:t>.</w:t>
      </w:r>
      <w:r w:rsidRPr="00A737D0">
        <w:rPr>
          <w:rStyle w:val="Hyperlink"/>
          <w:rFonts w:ascii="Times New Roman" w:hAnsi="Times New Roman" w:cs="Times New Roman"/>
          <w:color w:val="auto"/>
          <w:sz w:val="24"/>
          <w:szCs w:val="24"/>
          <w:u w:val="none"/>
        </w:rPr>
        <w:t xml:space="preserve"> 19:357–374.</w:t>
      </w:r>
    </w:p>
    <w:p w14:paraId="11F30090" w14:textId="5DAF6F91" w:rsidR="00704CA3" w:rsidRPr="00A737D0" w:rsidRDefault="00704CA3"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Semmens, B., Semmens, </w:t>
      </w:r>
      <w:r w:rsidR="00E97D4C" w:rsidRPr="00A737D0">
        <w:rPr>
          <w:rFonts w:ascii="Times New Roman" w:hAnsi="Times New Roman" w:cs="Times New Roman"/>
          <w:sz w:val="24"/>
          <w:szCs w:val="24"/>
        </w:rPr>
        <w:t xml:space="preserve">D., </w:t>
      </w:r>
      <w:r w:rsidRPr="00A737D0">
        <w:rPr>
          <w:rFonts w:ascii="Times New Roman" w:hAnsi="Times New Roman" w:cs="Times New Roman"/>
          <w:sz w:val="24"/>
          <w:szCs w:val="24"/>
        </w:rPr>
        <w:t xml:space="preserve">Thogmartin, </w:t>
      </w:r>
      <w:r w:rsidR="00E97D4C" w:rsidRPr="00A737D0">
        <w:rPr>
          <w:rFonts w:ascii="Times New Roman" w:hAnsi="Times New Roman" w:cs="Times New Roman"/>
          <w:sz w:val="24"/>
          <w:szCs w:val="24"/>
        </w:rPr>
        <w:t xml:space="preserve">W. E., </w:t>
      </w:r>
      <w:r w:rsidRPr="00A737D0">
        <w:rPr>
          <w:rFonts w:ascii="Times New Roman" w:hAnsi="Times New Roman" w:cs="Times New Roman"/>
          <w:sz w:val="24"/>
          <w:szCs w:val="24"/>
        </w:rPr>
        <w:t xml:space="preserve">Wiederholt, </w:t>
      </w:r>
      <w:r w:rsidR="00E97D4C" w:rsidRPr="00A737D0">
        <w:rPr>
          <w:rFonts w:ascii="Times New Roman" w:hAnsi="Times New Roman" w:cs="Times New Roman"/>
          <w:sz w:val="24"/>
          <w:szCs w:val="24"/>
        </w:rPr>
        <w:t xml:space="preserve">R., </w:t>
      </w:r>
      <w:r w:rsidRPr="00A737D0">
        <w:rPr>
          <w:rFonts w:ascii="Times New Roman" w:hAnsi="Times New Roman" w:cs="Times New Roman"/>
          <w:sz w:val="24"/>
          <w:szCs w:val="24"/>
        </w:rPr>
        <w:t xml:space="preserve">López-Hoffman, </w:t>
      </w:r>
      <w:r w:rsidR="00E97D4C" w:rsidRPr="00A737D0">
        <w:rPr>
          <w:rFonts w:ascii="Times New Roman" w:hAnsi="Times New Roman" w:cs="Times New Roman"/>
          <w:sz w:val="24"/>
          <w:szCs w:val="24"/>
        </w:rPr>
        <w:t xml:space="preserve">L., </w:t>
      </w:r>
      <w:r w:rsidRPr="00A737D0">
        <w:rPr>
          <w:rFonts w:ascii="Times New Roman" w:hAnsi="Times New Roman" w:cs="Times New Roman"/>
          <w:sz w:val="24"/>
          <w:szCs w:val="24"/>
        </w:rPr>
        <w:t xml:space="preserve">Diffendorfer, </w:t>
      </w:r>
      <w:r w:rsidR="00E97D4C" w:rsidRPr="00A737D0">
        <w:rPr>
          <w:rFonts w:ascii="Times New Roman" w:hAnsi="Times New Roman" w:cs="Times New Roman"/>
          <w:sz w:val="24"/>
          <w:szCs w:val="24"/>
        </w:rPr>
        <w:t xml:space="preserve">J. E., </w:t>
      </w:r>
      <w:r w:rsidRPr="00A737D0">
        <w:rPr>
          <w:rFonts w:ascii="Times New Roman" w:hAnsi="Times New Roman" w:cs="Times New Roman"/>
          <w:sz w:val="24"/>
          <w:szCs w:val="24"/>
        </w:rPr>
        <w:t xml:space="preserve">Pleasants, </w:t>
      </w:r>
      <w:r w:rsidR="00E97D4C" w:rsidRPr="00A737D0">
        <w:rPr>
          <w:rFonts w:ascii="Times New Roman" w:hAnsi="Times New Roman" w:cs="Times New Roman"/>
          <w:sz w:val="24"/>
          <w:szCs w:val="24"/>
        </w:rPr>
        <w:t xml:space="preserve">J., </w:t>
      </w:r>
      <w:r w:rsidRPr="00A737D0">
        <w:rPr>
          <w:rFonts w:ascii="Times New Roman" w:hAnsi="Times New Roman" w:cs="Times New Roman"/>
          <w:sz w:val="24"/>
          <w:szCs w:val="24"/>
        </w:rPr>
        <w:t xml:space="preserve">Oberhauser, </w:t>
      </w:r>
      <w:r w:rsidR="00E97D4C" w:rsidRPr="00A737D0">
        <w:rPr>
          <w:rFonts w:ascii="Times New Roman" w:hAnsi="Times New Roman" w:cs="Times New Roman"/>
          <w:sz w:val="24"/>
          <w:szCs w:val="24"/>
        </w:rPr>
        <w:t xml:space="preserve">K. </w:t>
      </w:r>
      <w:r w:rsidR="00B75E56">
        <w:rPr>
          <w:rFonts w:ascii="Times New Roman" w:hAnsi="Times New Roman" w:cs="Times New Roman"/>
          <w:sz w:val="24"/>
          <w:szCs w:val="24"/>
        </w:rPr>
        <w:t>and</w:t>
      </w:r>
      <w:r w:rsidR="00E97D4C" w:rsidRPr="00A737D0">
        <w:rPr>
          <w:rFonts w:ascii="Times New Roman" w:hAnsi="Times New Roman" w:cs="Times New Roman"/>
          <w:sz w:val="24"/>
          <w:szCs w:val="24"/>
        </w:rPr>
        <w:t xml:space="preserve"> </w:t>
      </w:r>
      <w:r w:rsidRPr="00A737D0">
        <w:rPr>
          <w:rFonts w:ascii="Times New Roman" w:hAnsi="Times New Roman" w:cs="Times New Roman"/>
          <w:sz w:val="24"/>
          <w:szCs w:val="24"/>
        </w:rPr>
        <w:t>Taylor</w:t>
      </w:r>
      <w:r w:rsidR="00E97D4C" w:rsidRPr="00A737D0">
        <w:rPr>
          <w:rFonts w:ascii="Times New Roman" w:hAnsi="Times New Roman" w:cs="Times New Roman"/>
          <w:sz w:val="24"/>
          <w:szCs w:val="24"/>
        </w:rPr>
        <w:t>, O</w:t>
      </w:r>
      <w:r w:rsidRPr="00A737D0">
        <w:rPr>
          <w:rFonts w:ascii="Times New Roman" w:hAnsi="Times New Roman" w:cs="Times New Roman"/>
          <w:sz w:val="24"/>
          <w:szCs w:val="24"/>
        </w:rPr>
        <w:t xml:space="preserve">. </w:t>
      </w:r>
      <w:r w:rsidR="00E97D4C" w:rsidRPr="00A737D0">
        <w:rPr>
          <w:rFonts w:ascii="Times New Roman" w:hAnsi="Times New Roman" w:cs="Times New Roman"/>
          <w:sz w:val="24"/>
          <w:szCs w:val="24"/>
        </w:rPr>
        <w:t>(</w:t>
      </w:r>
      <w:r w:rsidRPr="00A737D0">
        <w:rPr>
          <w:rFonts w:ascii="Times New Roman" w:hAnsi="Times New Roman" w:cs="Times New Roman"/>
          <w:sz w:val="24"/>
          <w:szCs w:val="24"/>
        </w:rPr>
        <w:t>2016</w:t>
      </w:r>
      <w:r w:rsidR="00E97D4C" w:rsidRPr="00A737D0">
        <w:rPr>
          <w:rFonts w:ascii="Times New Roman" w:hAnsi="Times New Roman" w:cs="Times New Roman"/>
          <w:sz w:val="24"/>
          <w:szCs w:val="24"/>
        </w:rPr>
        <w:t>)</w:t>
      </w:r>
      <w:r w:rsidRPr="00A737D0">
        <w:rPr>
          <w:rFonts w:ascii="Times New Roman" w:hAnsi="Times New Roman" w:cs="Times New Roman"/>
          <w:sz w:val="24"/>
          <w:szCs w:val="24"/>
        </w:rPr>
        <w:t>. Extinction risk and population targets for the Eastern, migratory population of monarch butterflies (</w:t>
      </w:r>
      <w:r w:rsidRPr="00A737D0">
        <w:rPr>
          <w:rFonts w:ascii="Times New Roman" w:hAnsi="Times New Roman" w:cs="Times New Roman"/>
          <w:i/>
          <w:sz w:val="24"/>
          <w:szCs w:val="24"/>
        </w:rPr>
        <w:t>Danaus plexippus</w:t>
      </w:r>
      <w:r w:rsidRPr="00A737D0">
        <w:rPr>
          <w:rFonts w:ascii="Times New Roman" w:hAnsi="Times New Roman" w:cs="Times New Roman"/>
          <w:sz w:val="24"/>
          <w:szCs w:val="24"/>
        </w:rPr>
        <w:t>). Sci</w:t>
      </w:r>
      <w:r w:rsidR="00EF535F">
        <w:rPr>
          <w:rFonts w:ascii="Times New Roman" w:hAnsi="Times New Roman" w:cs="Times New Roman"/>
          <w:sz w:val="24"/>
          <w:szCs w:val="24"/>
        </w:rPr>
        <w:t>.</w:t>
      </w:r>
      <w:r w:rsidRPr="00A737D0">
        <w:rPr>
          <w:rFonts w:ascii="Times New Roman" w:hAnsi="Times New Roman" w:cs="Times New Roman"/>
          <w:sz w:val="24"/>
          <w:szCs w:val="24"/>
        </w:rPr>
        <w:t xml:space="preserve"> Reports 6:23265</w:t>
      </w:r>
    </w:p>
    <w:p w14:paraId="11FDD77B" w14:textId="7E78F7B0" w:rsidR="00C51DA5" w:rsidRPr="00A737D0" w:rsidRDefault="002462EF" w:rsidP="00825D32">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Steffean-Dewenter, I.</w:t>
      </w:r>
      <w:r w:rsidR="00E95A8A">
        <w:rPr>
          <w:rFonts w:ascii="Times New Roman" w:hAnsi="Times New Roman" w:cs="Times New Roman"/>
          <w:sz w:val="24"/>
          <w:szCs w:val="24"/>
        </w:rPr>
        <w:t xml:space="preserve"> </w:t>
      </w:r>
      <w:r w:rsidR="00B75E56">
        <w:rPr>
          <w:rFonts w:ascii="Times New Roman" w:hAnsi="Times New Roman" w:cs="Times New Roman"/>
          <w:sz w:val="24"/>
          <w:szCs w:val="24"/>
        </w:rPr>
        <w:t>and</w:t>
      </w:r>
      <w:r>
        <w:rPr>
          <w:rFonts w:ascii="Times New Roman" w:hAnsi="Times New Roman" w:cs="Times New Roman"/>
          <w:sz w:val="24"/>
          <w:szCs w:val="24"/>
        </w:rPr>
        <w:t xml:space="preserve"> </w:t>
      </w:r>
      <w:r w:rsidR="00C51DA5" w:rsidRPr="00A737D0">
        <w:rPr>
          <w:rFonts w:ascii="Times New Roman" w:hAnsi="Times New Roman" w:cs="Times New Roman"/>
          <w:sz w:val="24"/>
          <w:szCs w:val="24"/>
        </w:rPr>
        <w:t>Tscharntke</w:t>
      </w:r>
      <w:r w:rsidR="00E95A8A">
        <w:rPr>
          <w:rFonts w:ascii="Times New Roman" w:hAnsi="Times New Roman" w:cs="Times New Roman"/>
          <w:sz w:val="24"/>
          <w:szCs w:val="24"/>
        </w:rPr>
        <w:t>, T</w:t>
      </w:r>
      <w:r w:rsidR="00C51DA5" w:rsidRPr="00A737D0">
        <w:rPr>
          <w:rFonts w:ascii="Times New Roman" w:hAnsi="Times New Roman" w:cs="Times New Roman"/>
          <w:sz w:val="24"/>
          <w:szCs w:val="24"/>
        </w:rPr>
        <w:t xml:space="preserve">. </w:t>
      </w:r>
      <w:r w:rsidR="00E95A8A">
        <w:rPr>
          <w:rFonts w:ascii="Times New Roman" w:hAnsi="Times New Roman" w:cs="Times New Roman"/>
          <w:sz w:val="24"/>
          <w:szCs w:val="24"/>
        </w:rPr>
        <w:t>(</w:t>
      </w:r>
      <w:r w:rsidR="00C51DA5" w:rsidRPr="00A737D0">
        <w:rPr>
          <w:rFonts w:ascii="Times New Roman" w:hAnsi="Times New Roman" w:cs="Times New Roman"/>
          <w:sz w:val="24"/>
          <w:szCs w:val="24"/>
        </w:rPr>
        <w:t>1999</w:t>
      </w:r>
      <w:r w:rsidR="00E95A8A">
        <w:rPr>
          <w:rFonts w:ascii="Times New Roman" w:hAnsi="Times New Roman" w:cs="Times New Roman"/>
          <w:sz w:val="24"/>
          <w:szCs w:val="24"/>
        </w:rPr>
        <w:t>)</w:t>
      </w:r>
      <w:r>
        <w:rPr>
          <w:rFonts w:ascii="Times New Roman" w:hAnsi="Times New Roman" w:cs="Times New Roman"/>
          <w:sz w:val="24"/>
          <w:szCs w:val="24"/>
        </w:rPr>
        <w:t>.</w:t>
      </w:r>
      <w:r w:rsidR="00C51DA5" w:rsidRPr="00A737D0">
        <w:rPr>
          <w:rFonts w:ascii="Times New Roman" w:hAnsi="Times New Roman" w:cs="Times New Roman"/>
          <w:sz w:val="24"/>
          <w:szCs w:val="24"/>
        </w:rPr>
        <w:t xml:space="preserve"> Effects of habitat isolation on pollinator communities and seed set. Oecol</w:t>
      </w:r>
      <w:r w:rsidR="00EF535F">
        <w:rPr>
          <w:rFonts w:ascii="Times New Roman" w:hAnsi="Times New Roman" w:cs="Times New Roman"/>
          <w:sz w:val="24"/>
          <w:szCs w:val="24"/>
        </w:rPr>
        <w:t>.</w:t>
      </w:r>
      <w:r w:rsidR="00C51DA5" w:rsidRPr="00A737D0">
        <w:rPr>
          <w:rFonts w:ascii="Times New Roman" w:hAnsi="Times New Roman" w:cs="Times New Roman"/>
          <w:sz w:val="24"/>
          <w:szCs w:val="24"/>
        </w:rPr>
        <w:t xml:space="preserve"> 121:432–440.</w:t>
      </w:r>
    </w:p>
    <w:p w14:paraId="50F4E7C3" w14:textId="7039E94A" w:rsidR="00312B36" w:rsidRDefault="00312B36"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lastRenderedPageBreak/>
        <w:t xml:space="preserve">Stubbs, M. </w:t>
      </w:r>
      <w:r w:rsidR="00E97D4C" w:rsidRPr="00A737D0">
        <w:rPr>
          <w:rFonts w:ascii="Times New Roman" w:hAnsi="Times New Roman" w:cs="Times New Roman"/>
          <w:sz w:val="24"/>
          <w:szCs w:val="24"/>
        </w:rPr>
        <w:t>(</w:t>
      </w:r>
      <w:r w:rsidRPr="00A737D0">
        <w:rPr>
          <w:rFonts w:ascii="Times New Roman" w:hAnsi="Times New Roman" w:cs="Times New Roman"/>
          <w:sz w:val="24"/>
          <w:szCs w:val="24"/>
        </w:rPr>
        <w:t>2014</w:t>
      </w:r>
      <w:r w:rsidR="00E97D4C" w:rsidRPr="00A737D0">
        <w:rPr>
          <w:rFonts w:ascii="Times New Roman" w:hAnsi="Times New Roman" w:cs="Times New Roman"/>
          <w:sz w:val="24"/>
          <w:szCs w:val="24"/>
        </w:rPr>
        <w:t>)</w:t>
      </w:r>
      <w:r w:rsidR="002462EF">
        <w:rPr>
          <w:rFonts w:ascii="Times New Roman" w:hAnsi="Times New Roman" w:cs="Times New Roman"/>
          <w:sz w:val="24"/>
          <w:szCs w:val="24"/>
        </w:rPr>
        <w:t>.</w:t>
      </w:r>
      <w:r w:rsidRPr="00A737D0">
        <w:rPr>
          <w:rFonts w:ascii="Times New Roman" w:hAnsi="Times New Roman" w:cs="Times New Roman"/>
          <w:sz w:val="24"/>
          <w:szCs w:val="24"/>
        </w:rPr>
        <w:t xml:space="preserve"> Conservation Reserve Program (CRP): Status and Issues. Congressional Research Service, Washington, D.C.</w:t>
      </w:r>
    </w:p>
    <w:p w14:paraId="1D5B7748" w14:textId="3773C45F" w:rsidR="00F05541" w:rsidRDefault="00E95A8A" w:rsidP="00F05541">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 xml:space="preserve">Stull, J., Dillon, C., </w:t>
      </w:r>
      <w:r w:rsidR="00F05541" w:rsidRPr="00F05541">
        <w:rPr>
          <w:rFonts w:ascii="Times New Roman" w:hAnsi="Times New Roman" w:cs="Times New Roman"/>
          <w:sz w:val="24"/>
          <w:szCs w:val="24"/>
        </w:rPr>
        <w:t>Shea</w:t>
      </w:r>
      <w:r>
        <w:rPr>
          <w:rFonts w:ascii="Times New Roman" w:hAnsi="Times New Roman" w:cs="Times New Roman"/>
          <w:sz w:val="24"/>
          <w:szCs w:val="24"/>
        </w:rPr>
        <w:t xml:space="preserve">rer, </w:t>
      </w:r>
      <w:r w:rsidR="00F05541">
        <w:rPr>
          <w:rFonts w:ascii="Times New Roman" w:hAnsi="Times New Roman" w:cs="Times New Roman"/>
          <w:sz w:val="24"/>
          <w:szCs w:val="24"/>
        </w:rPr>
        <w:t>S.</w:t>
      </w:r>
      <w:r>
        <w:rPr>
          <w:rFonts w:ascii="Times New Roman" w:hAnsi="Times New Roman" w:cs="Times New Roman"/>
          <w:sz w:val="24"/>
          <w:szCs w:val="24"/>
        </w:rPr>
        <w:t>,</w:t>
      </w:r>
      <w:r w:rsidR="00F05541">
        <w:rPr>
          <w:rFonts w:ascii="Times New Roman" w:hAnsi="Times New Roman" w:cs="Times New Roman"/>
          <w:sz w:val="24"/>
          <w:szCs w:val="24"/>
        </w:rPr>
        <w:t xml:space="preserve"> Isaacs</w:t>
      </w:r>
      <w:r>
        <w:rPr>
          <w:rFonts w:ascii="Times New Roman" w:hAnsi="Times New Roman" w:cs="Times New Roman"/>
          <w:sz w:val="24"/>
          <w:szCs w:val="24"/>
        </w:rPr>
        <w:t>, S.</w:t>
      </w:r>
      <w:r w:rsidR="00F05541">
        <w:rPr>
          <w:rFonts w:ascii="Times New Roman" w:hAnsi="Times New Roman" w:cs="Times New Roman"/>
          <w:sz w:val="24"/>
          <w:szCs w:val="24"/>
        </w:rPr>
        <w:t xml:space="preserve"> </w:t>
      </w:r>
      <w:r>
        <w:rPr>
          <w:rFonts w:ascii="Times New Roman" w:hAnsi="Times New Roman" w:cs="Times New Roman"/>
          <w:sz w:val="24"/>
          <w:szCs w:val="24"/>
        </w:rPr>
        <w:t>(</w:t>
      </w:r>
      <w:r w:rsidR="00F05541">
        <w:rPr>
          <w:rFonts w:ascii="Times New Roman" w:hAnsi="Times New Roman" w:cs="Times New Roman"/>
          <w:sz w:val="24"/>
          <w:szCs w:val="24"/>
        </w:rPr>
        <w:t>2004</w:t>
      </w:r>
      <w:r>
        <w:rPr>
          <w:rFonts w:ascii="Times New Roman" w:hAnsi="Times New Roman" w:cs="Times New Roman"/>
          <w:sz w:val="24"/>
          <w:szCs w:val="24"/>
        </w:rPr>
        <w:t>)</w:t>
      </w:r>
      <w:r w:rsidR="00F05541">
        <w:rPr>
          <w:rFonts w:ascii="Times New Roman" w:hAnsi="Times New Roman" w:cs="Times New Roman"/>
          <w:sz w:val="24"/>
          <w:szCs w:val="24"/>
        </w:rPr>
        <w:t xml:space="preserve"> Using </w:t>
      </w:r>
      <w:r w:rsidR="00F05541" w:rsidRPr="00F05541">
        <w:rPr>
          <w:rFonts w:ascii="Times New Roman" w:hAnsi="Times New Roman" w:cs="Times New Roman"/>
          <w:sz w:val="24"/>
          <w:szCs w:val="24"/>
        </w:rPr>
        <w:t>precision agricult</w:t>
      </w:r>
      <w:r w:rsidR="00F05541">
        <w:rPr>
          <w:rFonts w:ascii="Times New Roman" w:hAnsi="Times New Roman" w:cs="Times New Roman"/>
          <w:sz w:val="24"/>
          <w:szCs w:val="24"/>
        </w:rPr>
        <w:t xml:space="preserve">ure technology for economically </w:t>
      </w:r>
      <w:r w:rsidR="00F05541" w:rsidRPr="00F05541">
        <w:rPr>
          <w:rFonts w:ascii="Times New Roman" w:hAnsi="Times New Roman" w:cs="Times New Roman"/>
          <w:sz w:val="24"/>
          <w:szCs w:val="24"/>
        </w:rPr>
        <w:t>optimal strategic de</w:t>
      </w:r>
      <w:r w:rsidR="00F05541">
        <w:rPr>
          <w:rFonts w:ascii="Times New Roman" w:hAnsi="Times New Roman" w:cs="Times New Roman"/>
          <w:sz w:val="24"/>
          <w:szCs w:val="24"/>
        </w:rPr>
        <w:t xml:space="preserve">cisions: The case of CRP filter </w:t>
      </w:r>
      <w:r w:rsidR="00F05541" w:rsidRPr="00F05541">
        <w:rPr>
          <w:rFonts w:ascii="Times New Roman" w:hAnsi="Times New Roman" w:cs="Times New Roman"/>
          <w:sz w:val="24"/>
          <w:szCs w:val="24"/>
        </w:rPr>
        <w:t>strip enrollment. J</w:t>
      </w:r>
      <w:r w:rsidR="00EF535F">
        <w:rPr>
          <w:rFonts w:ascii="Times New Roman" w:hAnsi="Times New Roman" w:cs="Times New Roman"/>
          <w:sz w:val="24"/>
          <w:szCs w:val="24"/>
        </w:rPr>
        <w:t xml:space="preserve">. </w:t>
      </w:r>
      <w:r w:rsidR="00F05541" w:rsidRPr="00F05541">
        <w:rPr>
          <w:rFonts w:ascii="Times New Roman" w:hAnsi="Times New Roman" w:cs="Times New Roman"/>
          <w:sz w:val="24"/>
          <w:szCs w:val="24"/>
        </w:rPr>
        <w:t>Sustain</w:t>
      </w:r>
      <w:r w:rsidR="00EF535F">
        <w:rPr>
          <w:rFonts w:ascii="Times New Roman" w:hAnsi="Times New Roman" w:cs="Times New Roman"/>
          <w:sz w:val="24"/>
          <w:szCs w:val="24"/>
        </w:rPr>
        <w:t>.</w:t>
      </w:r>
      <w:r w:rsidR="00F05541" w:rsidRPr="00F05541">
        <w:rPr>
          <w:rFonts w:ascii="Times New Roman" w:hAnsi="Times New Roman" w:cs="Times New Roman"/>
          <w:sz w:val="24"/>
          <w:szCs w:val="24"/>
        </w:rPr>
        <w:t xml:space="preserve"> Agr</w:t>
      </w:r>
      <w:r w:rsidR="00F05541">
        <w:rPr>
          <w:rFonts w:ascii="Times New Roman" w:hAnsi="Times New Roman" w:cs="Times New Roman"/>
          <w:sz w:val="24"/>
          <w:szCs w:val="24"/>
        </w:rPr>
        <w:t>i</w:t>
      </w:r>
      <w:r w:rsidR="00EF535F">
        <w:rPr>
          <w:rFonts w:ascii="Times New Roman" w:hAnsi="Times New Roman" w:cs="Times New Roman"/>
          <w:sz w:val="24"/>
          <w:szCs w:val="24"/>
        </w:rPr>
        <w:t>.</w:t>
      </w:r>
      <w:r w:rsidR="00F05541">
        <w:rPr>
          <w:rFonts w:ascii="Times New Roman" w:hAnsi="Times New Roman" w:cs="Times New Roman"/>
          <w:sz w:val="24"/>
          <w:szCs w:val="24"/>
        </w:rPr>
        <w:t xml:space="preserve"> </w:t>
      </w:r>
      <w:r w:rsidR="00F05541" w:rsidRPr="00F05541">
        <w:rPr>
          <w:rFonts w:ascii="Times New Roman" w:hAnsi="Times New Roman" w:cs="Times New Roman"/>
          <w:sz w:val="24"/>
          <w:szCs w:val="24"/>
        </w:rPr>
        <w:t>24:79</w:t>
      </w:r>
      <w:r w:rsidR="00854B57">
        <w:rPr>
          <w:rFonts w:ascii="Times New Roman" w:hAnsi="Times New Roman" w:cs="Times New Roman"/>
          <w:sz w:val="24"/>
          <w:szCs w:val="24"/>
        </w:rPr>
        <w:t>–</w:t>
      </w:r>
      <w:r w:rsidR="00F05541" w:rsidRPr="00F05541">
        <w:rPr>
          <w:rFonts w:ascii="Times New Roman" w:hAnsi="Times New Roman" w:cs="Times New Roman"/>
          <w:sz w:val="24"/>
          <w:szCs w:val="24"/>
        </w:rPr>
        <w:t>96.</w:t>
      </w:r>
    </w:p>
    <w:p w14:paraId="591FB317" w14:textId="34FAFE42" w:rsidR="00854B57" w:rsidRPr="00A737D0" w:rsidRDefault="00854B57" w:rsidP="00F05541">
      <w:pPr>
        <w:spacing w:line="480" w:lineRule="auto"/>
        <w:ind w:left="360" w:hanging="360"/>
        <w:rPr>
          <w:rFonts w:ascii="Times New Roman" w:hAnsi="Times New Roman" w:cs="Times New Roman"/>
          <w:sz w:val="24"/>
          <w:szCs w:val="24"/>
        </w:rPr>
      </w:pPr>
      <w:r w:rsidRPr="00854B57">
        <w:rPr>
          <w:rFonts w:ascii="Times New Roman" w:hAnsi="Times New Roman" w:cs="Times New Roman"/>
          <w:sz w:val="24"/>
          <w:szCs w:val="24"/>
        </w:rPr>
        <w:t xml:space="preserve">Trudeau, </w:t>
      </w:r>
      <w:r>
        <w:rPr>
          <w:rFonts w:ascii="Times New Roman" w:hAnsi="Times New Roman" w:cs="Times New Roman"/>
          <w:sz w:val="24"/>
          <w:szCs w:val="24"/>
        </w:rPr>
        <w:t xml:space="preserve">J., </w:t>
      </w:r>
      <w:r w:rsidRPr="00854B57">
        <w:rPr>
          <w:rFonts w:ascii="Times New Roman" w:hAnsi="Times New Roman" w:cs="Times New Roman"/>
          <w:sz w:val="24"/>
          <w:szCs w:val="24"/>
        </w:rPr>
        <w:t>B</w:t>
      </w:r>
      <w:r>
        <w:rPr>
          <w:rFonts w:ascii="Times New Roman" w:hAnsi="Times New Roman" w:cs="Times New Roman"/>
          <w:sz w:val="24"/>
          <w:szCs w:val="24"/>
        </w:rPr>
        <w:t>.</w:t>
      </w:r>
      <w:r w:rsidRPr="00854B57">
        <w:rPr>
          <w:rFonts w:ascii="Times New Roman" w:hAnsi="Times New Roman" w:cs="Times New Roman"/>
          <w:sz w:val="24"/>
          <w:szCs w:val="24"/>
        </w:rPr>
        <w:t xml:space="preserve"> Obama, and </w:t>
      </w:r>
      <w:r>
        <w:rPr>
          <w:rFonts w:ascii="Times New Roman" w:hAnsi="Times New Roman" w:cs="Times New Roman"/>
          <w:sz w:val="24"/>
          <w:szCs w:val="24"/>
        </w:rPr>
        <w:t xml:space="preserve">E. </w:t>
      </w:r>
      <w:r w:rsidRPr="00854B57">
        <w:rPr>
          <w:rFonts w:ascii="Times New Roman" w:hAnsi="Times New Roman" w:cs="Times New Roman"/>
          <w:sz w:val="24"/>
          <w:szCs w:val="24"/>
        </w:rPr>
        <w:t>Peña Nieto</w:t>
      </w:r>
      <w:r>
        <w:rPr>
          <w:rFonts w:ascii="Times New Roman" w:hAnsi="Times New Roman" w:cs="Times New Roman"/>
          <w:sz w:val="24"/>
          <w:szCs w:val="24"/>
        </w:rPr>
        <w:t xml:space="preserve">. 2016. </w:t>
      </w:r>
      <w:r w:rsidRPr="00854B57">
        <w:rPr>
          <w:rFonts w:ascii="Times New Roman" w:hAnsi="Times New Roman" w:cs="Times New Roman"/>
          <w:sz w:val="24"/>
          <w:szCs w:val="24"/>
        </w:rPr>
        <w:t>North American Climate, Clean Energy, and Environment Partnership Action Plan</w:t>
      </w:r>
      <w:r>
        <w:rPr>
          <w:rFonts w:ascii="Times New Roman" w:hAnsi="Times New Roman" w:cs="Times New Roman"/>
          <w:sz w:val="24"/>
          <w:szCs w:val="24"/>
        </w:rPr>
        <w:t xml:space="preserve">. </w:t>
      </w:r>
      <w:r w:rsidRPr="00854B57">
        <w:rPr>
          <w:rFonts w:ascii="Times New Roman" w:hAnsi="Times New Roman" w:cs="Times New Roman"/>
          <w:sz w:val="24"/>
          <w:szCs w:val="24"/>
        </w:rPr>
        <w:t>https://www.whitehouse.gov/the-press-office/2016/06/29/north-american-climate-clean-energy-and-environment-partnership-action</w:t>
      </w:r>
    </w:p>
    <w:p w14:paraId="4B037FBA" w14:textId="39B195C2" w:rsidR="00485EEB" w:rsidRPr="00A737D0" w:rsidRDefault="00485EEB"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U.S. Fish and Wildlife Service</w:t>
      </w:r>
      <w:r w:rsidR="009D15C0">
        <w:rPr>
          <w:rFonts w:ascii="Times New Roman" w:hAnsi="Times New Roman" w:cs="Times New Roman"/>
          <w:sz w:val="24"/>
          <w:szCs w:val="24"/>
        </w:rPr>
        <w:t xml:space="preserve"> (USFWS)</w:t>
      </w:r>
      <w:r w:rsidRPr="00A737D0">
        <w:rPr>
          <w:rFonts w:ascii="Times New Roman" w:hAnsi="Times New Roman" w:cs="Times New Roman"/>
          <w:sz w:val="24"/>
          <w:szCs w:val="24"/>
        </w:rPr>
        <w:t xml:space="preserve">. </w:t>
      </w:r>
      <w:r w:rsidR="00E97D4C" w:rsidRPr="00A737D0">
        <w:rPr>
          <w:rFonts w:ascii="Times New Roman" w:hAnsi="Times New Roman" w:cs="Times New Roman"/>
          <w:sz w:val="24"/>
          <w:szCs w:val="24"/>
        </w:rPr>
        <w:t>(</w:t>
      </w:r>
      <w:r w:rsidRPr="00A737D0">
        <w:rPr>
          <w:rFonts w:ascii="Times New Roman" w:hAnsi="Times New Roman" w:cs="Times New Roman"/>
          <w:sz w:val="24"/>
          <w:szCs w:val="24"/>
        </w:rPr>
        <w:t>2015</w:t>
      </w:r>
      <w:r w:rsidR="00E97D4C" w:rsidRPr="00A737D0">
        <w:rPr>
          <w:rFonts w:ascii="Times New Roman" w:hAnsi="Times New Roman" w:cs="Times New Roman"/>
          <w:sz w:val="24"/>
          <w:szCs w:val="24"/>
        </w:rPr>
        <w:t>)</w:t>
      </w:r>
      <w:r w:rsidR="002462EF">
        <w:rPr>
          <w:rFonts w:ascii="Times New Roman" w:hAnsi="Times New Roman" w:cs="Times New Roman"/>
          <w:sz w:val="24"/>
          <w:szCs w:val="24"/>
        </w:rPr>
        <w:t>.</w:t>
      </w:r>
      <w:r w:rsidRPr="00A737D0">
        <w:rPr>
          <w:rFonts w:ascii="Times New Roman" w:hAnsi="Times New Roman" w:cs="Times New Roman"/>
          <w:sz w:val="24"/>
          <w:szCs w:val="24"/>
        </w:rPr>
        <w:t xml:space="preserve"> Region 3 National Wildlife Refuge System pollinator guidance for grassland management activities, U.S. Fish and Wildlife Service, Midwest Region, Bloomington, Minnesota.</w:t>
      </w:r>
    </w:p>
    <w:p w14:paraId="56BE9790" w14:textId="5648FCC8" w:rsidR="00B239F8" w:rsidRPr="00A737D0" w:rsidRDefault="00B239F8" w:rsidP="0033268C">
      <w:pPr>
        <w:spacing w:line="480" w:lineRule="auto"/>
        <w:ind w:left="360" w:hanging="360"/>
        <w:rPr>
          <w:rFonts w:ascii="Times New Roman" w:hAnsi="Times New Roman" w:cs="Times New Roman"/>
          <w:sz w:val="24"/>
          <w:szCs w:val="24"/>
        </w:rPr>
      </w:pPr>
      <w:r>
        <w:rPr>
          <w:rFonts w:ascii="Times New Roman" w:hAnsi="Times New Roman" w:cs="Times New Roman"/>
          <w:sz w:val="24"/>
          <w:szCs w:val="24"/>
        </w:rPr>
        <w:t>World Wildlife Fund – Mexico</w:t>
      </w:r>
      <w:r w:rsidR="00F25C28">
        <w:rPr>
          <w:rFonts w:ascii="Times New Roman" w:hAnsi="Times New Roman" w:cs="Times New Roman"/>
          <w:sz w:val="24"/>
          <w:szCs w:val="24"/>
        </w:rPr>
        <w:t xml:space="preserve"> (WWF)</w:t>
      </w:r>
      <w:r>
        <w:rPr>
          <w:rFonts w:ascii="Times New Roman" w:hAnsi="Times New Roman" w:cs="Times New Roman"/>
          <w:sz w:val="24"/>
          <w:szCs w:val="24"/>
        </w:rPr>
        <w:t xml:space="preserve">. (2016). </w:t>
      </w:r>
      <w:r w:rsidRPr="00B239F8">
        <w:rPr>
          <w:rFonts w:ascii="Times New Roman" w:hAnsi="Times New Roman" w:cs="Times New Roman"/>
          <w:sz w:val="24"/>
          <w:szCs w:val="24"/>
        </w:rPr>
        <w:t>Survey suggests migratory monarchs are rebounding—with a long road ahead</w:t>
      </w:r>
      <w:r>
        <w:rPr>
          <w:rFonts w:ascii="Times New Roman" w:hAnsi="Times New Roman" w:cs="Times New Roman"/>
          <w:sz w:val="24"/>
          <w:szCs w:val="24"/>
        </w:rPr>
        <w:t xml:space="preserve">. </w:t>
      </w:r>
      <w:r w:rsidRPr="00B239F8">
        <w:rPr>
          <w:rFonts w:ascii="Times New Roman" w:hAnsi="Times New Roman" w:cs="Times New Roman"/>
          <w:sz w:val="24"/>
          <w:szCs w:val="24"/>
        </w:rPr>
        <w:t>http://www.worldwildlife.org/stories/survey-suggests-migratory-monarchs-are-rebounding-with-a-long-road-ahead</w:t>
      </w:r>
      <w:r w:rsidR="00665DB0" w:rsidRPr="00665DB0">
        <w:rPr>
          <w:rFonts w:ascii="Times New Roman" w:hAnsi="Times New Roman" w:cs="Times New Roman"/>
          <w:sz w:val="24"/>
          <w:szCs w:val="24"/>
        </w:rPr>
        <w:t>/</w:t>
      </w:r>
      <w:r w:rsidR="00FB3D44">
        <w:rPr>
          <w:rFonts w:ascii="Times New Roman" w:hAnsi="Times New Roman" w:cs="Times New Roman"/>
          <w:sz w:val="24"/>
          <w:szCs w:val="24"/>
        </w:rPr>
        <w:t>. Accessed 4 June 2016</w:t>
      </w:r>
      <w:r w:rsidR="00665DB0" w:rsidRPr="00665DB0">
        <w:rPr>
          <w:rFonts w:ascii="Times New Roman" w:hAnsi="Times New Roman" w:cs="Times New Roman"/>
          <w:sz w:val="24"/>
          <w:szCs w:val="24"/>
        </w:rPr>
        <w:t>.</w:t>
      </w:r>
    </w:p>
    <w:p w14:paraId="43BF19D4" w14:textId="03BCFDC7" w:rsidR="00AD112B" w:rsidRDefault="007E339C" w:rsidP="00825D32">
      <w:pPr>
        <w:spacing w:line="480" w:lineRule="auto"/>
        <w:ind w:left="360" w:hanging="360"/>
        <w:rPr>
          <w:rFonts w:ascii="Times New Roman" w:hAnsi="Times New Roman" w:cs="Times New Roman"/>
          <w:sz w:val="24"/>
          <w:szCs w:val="24"/>
        </w:rPr>
      </w:pPr>
      <w:r w:rsidRPr="00A737D0">
        <w:rPr>
          <w:rFonts w:ascii="Times New Roman" w:hAnsi="Times New Roman" w:cs="Times New Roman"/>
          <w:sz w:val="24"/>
          <w:szCs w:val="24"/>
        </w:rPr>
        <w:t xml:space="preserve">Wright, C. K. </w:t>
      </w:r>
      <w:r w:rsidR="00E97D4C" w:rsidRPr="00A737D0">
        <w:rPr>
          <w:rFonts w:ascii="Times New Roman" w:hAnsi="Times New Roman" w:cs="Times New Roman"/>
          <w:sz w:val="24"/>
          <w:szCs w:val="24"/>
        </w:rPr>
        <w:t>(</w:t>
      </w:r>
      <w:r w:rsidRPr="00A737D0">
        <w:rPr>
          <w:rFonts w:ascii="Times New Roman" w:hAnsi="Times New Roman" w:cs="Times New Roman"/>
          <w:sz w:val="24"/>
          <w:szCs w:val="24"/>
        </w:rPr>
        <w:t>2015</w:t>
      </w:r>
      <w:r w:rsidR="00E97D4C" w:rsidRPr="00A737D0">
        <w:rPr>
          <w:rFonts w:ascii="Times New Roman" w:hAnsi="Times New Roman" w:cs="Times New Roman"/>
          <w:sz w:val="24"/>
          <w:szCs w:val="24"/>
        </w:rPr>
        <w:t>)</w:t>
      </w:r>
      <w:r w:rsidRPr="00A737D0">
        <w:rPr>
          <w:rFonts w:ascii="Times New Roman" w:hAnsi="Times New Roman" w:cs="Times New Roman"/>
          <w:sz w:val="24"/>
          <w:szCs w:val="24"/>
        </w:rPr>
        <w:t xml:space="preserve"> US agricultural policy, land use change, and biofuels: are we driving our way to the next dust bowl? </w:t>
      </w:r>
      <w:r w:rsidR="00EF535F" w:rsidRPr="00EF535F">
        <w:rPr>
          <w:rFonts w:ascii="Times New Roman" w:hAnsi="Times New Roman" w:cs="Times New Roman"/>
          <w:sz w:val="24"/>
          <w:szCs w:val="24"/>
        </w:rPr>
        <w:t xml:space="preserve">Environ. Res. Lett. </w:t>
      </w:r>
      <w:r w:rsidRPr="00A737D0">
        <w:rPr>
          <w:rFonts w:ascii="Times New Roman" w:hAnsi="Times New Roman" w:cs="Times New Roman"/>
          <w:sz w:val="24"/>
          <w:szCs w:val="24"/>
        </w:rPr>
        <w:t>10:051001.</w:t>
      </w:r>
    </w:p>
    <w:p w14:paraId="298AC1AE" w14:textId="365F3588" w:rsidR="00A0090D" w:rsidRPr="00A737D0" w:rsidRDefault="00AD112B" w:rsidP="00825D32">
      <w:pPr>
        <w:spacing w:line="480" w:lineRule="auto"/>
        <w:ind w:left="360" w:hanging="360"/>
        <w:rPr>
          <w:rFonts w:ascii="Times New Roman" w:hAnsi="Times New Roman" w:cs="Times New Roman"/>
          <w:sz w:val="24"/>
          <w:szCs w:val="24"/>
        </w:rPr>
      </w:pPr>
      <w:r w:rsidRPr="00AD112B">
        <w:rPr>
          <w:rFonts w:ascii="Times New Roman" w:hAnsi="Times New Roman" w:cs="Times New Roman"/>
          <w:sz w:val="24"/>
          <w:szCs w:val="24"/>
        </w:rPr>
        <w:t>Wright</w:t>
      </w:r>
      <w:r w:rsidR="00E95A8A">
        <w:rPr>
          <w:rFonts w:ascii="Times New Roman" w:hAnsi="Times New Roman" w:cs="Times New Roman"/>
          <w:sz w:val="24"/>
          <w:szCs w:val="24"/>
        </w:rPr>
        <w:t>,</w:t>
      </w:r>
      <w:r w:rsidRPr="00AD112B">
        <w:rPr>
          <w:rFonts w:ascii="Times New Roman" w:hAnsi="Times New Roman" w:cs="Times New Roman"/>
          <w:sz w:val="24"/>
          <w:szCs w:val="24"/>
        </w:rPr>
        <w:t xml:space="preserve"> C</w:t>
      </w:r>
      <w:r>
        <w:rPr>
          <w:rFonts w:ascii="Times New Roman" w:hAnsi="Times New Roman" w:cs="Times New Roman"/>
          <w:sz w:val="24"/>
          <w:szCs w:val="24"/>
        </w:rPr>
        <w:t xml:space="preserve">. </w:t>
      </w:r>
      <w:r w:rsidRPr="00AD112B">
        <w:rPr>
          <w:rFonts w:ascii="Times New Roman" w:hAnsi="Times New Roman" w:cs="Times New Roman"/>
          <w:sz w:val="24"/>
          <w:szCs w:val="24"/>
        </w:rPr>
        <w:t>K</w:t>
      </w:r>
      <w:r>
        <w:rPr>
          <w:rFonts w:ascii="Times New Roman" w:hAnsi="Times New Roman" w:cs="Times New Roman"/>
          <w:sz w:val="24"/>
          <w:szCs w:val="24"/>
        </w:rPr>
        <w:t>.</w:t>
      </w:r>
      <w:r w:rsidRPr="00AD112B">
        <w:rPr>
          <w:rFonts w:ascii="Times New Roman" w:hAnsi="Times New Roman" w:cs="Times New Roman"/>
          <w:sz w:val="24"/>
          <w:szCs w:val="24"/>
        </w:rPr>
        <w:t xml:space="preserve"> </w:t>
      </w:r>
      <w:r w:rsidR="00B75E56">
        <w:rPr>
          <w:rFonts w:ascii="Times New Roman" w:hAnsi="Times New Roman" w:cs="Times New Roman"/>
          <w:sz w:val="24"/>
          <w:szCs w:val="24"/>
        </w:rPr>
        <w:t>and</w:t>
      </w:r>
      <w:r w:rsidR="002462EF">
        <w:rPr>
          <w:rFonts w:ascii="Times New Roman" w:hAnsi="Times New Roman" w:cs="Times New Roman"/>
          <w:sz w:val="24"/>
          <w:szCs w:val="24"/>
        </w:rPr>
        <w:t xml:space="preserve"> </w:t>
      </w:r>
      <w:r w:rsidRPr="00AD112B">
        <w:rPr>
          <w:rFonts w:ascii="Times New Roman" w:hAnsi="Times New Roman" w:cs="Times New Roman"/>
          <w:sz w:val="24"/>
          <w:szCs w:val="24"/>
        </w:rPr>
        <w:t>Wimberly</w:t>
      </w:r>
      <w:r w:rsidR="00E95A8A">
        <w:rPr>
          <w:rFonts w:ascii="Times New Roman" w:hAnsi="Times New Roman" w:cs="Times New Roman"/>
          <w:sz w:val="24"/>
          <w:szCs w:val="24"/>
        </w:rPr>
        <w:t>,</w:t>
      </w:r>
      <w:r w:rsidRPr="00AD112B">
        <w:rPr>
          <w:rFonts w:ascii="Times New Roman" w:hAnsi="Times New Roman" w:cs="Times New Roman"/>
          <w:sz w:val="24"/>
          <w:szCs w:val="24"/>
        </w:rPr>
        <w:t xml:space="preserve"> M</w:t>
      </w:r>
      <w:r>
        <w:rPr>
          <w:rFonts w:ascii="Times New Roman" w:hAnsi="Times New Roman" w:cs="Times New Roman"/>
          <w:sz w:val="24"/>
          <w:szCs w:val="24"/>
        </w:rPr>
        <w:t xml:space="preserve">. </w:t>
      </w:r>
      <w:r w:rsidRPr="00AD112B">
        <w:rPr>
          <w:rFonts w:ascii="Times New Roman" w:hAnsi="Times New Roman" w:cs="Times New Roman"/>
          <w:sz w:val="24"/>
          <w:szCs w:val="24"/>
        </w:rPr>
        <w:t>C</w:t>
      </w:r>
      <w:r>
        <w:rPr>
          <w:rFonts w:ascii="Times New Roman" w:hAnsi="Times New Roman" w:cs="Times New Roman"/>
          <w:sz w:val="24"/>
          <w:szCs w:val="24"/>
        </w:rPr>
        <w:t>.</w:t>
      </w:r>
      <w:r w:rsidRPr="00AD112B">
        <w:rPr>
          <w:rFonts w:ascii="Times New Roman" w:hAnsi="Times New Roman" w:cs="Times New Roman"/>
          <w:sz w:val="24"/>
          <w:szCs w:val="24"/>
        </w:rPr>
        <w:t xml:space="preserve"> (2013)</w:t>
      </w:r>
      <w:r w:rsidR="002462EF">
        <w:rPr>
          <w:rFonts w:ascii="Times New Roman" w:hAnsi="Times New Roman" w:cs="Times New Roman"/>
          <w:sz w:val="24"/>
          <w:szCs w:val="24"/>
        </w:rPr>
        <w:t>.</w:t>
      </w:r>
      <w:r w:rsidRPr="00AD112B">
        <w:rPr>
          <w:rFonts w:ascii="Times New Roman" w:hAnsi="Times New Roman" w:cs="Times New Roman"/>
          <w:sz w:val="24"/>
          <w:szCs w:val="24"/>
        </w:rPr>
        <w:t xml:space="preserve"> Recent land use change in the Western Corn Belt threatens grasslands and wetlands. </w:t>
      </w:r>
      <w:r w:rsidR="00EF535F" w:rsidRPr="00EF535F">
        <w:rPr>
          <w:rFonts w:ascii="Times New Roman" w:hAnsi="Times New Roman" w:cs="Times New Roman"/>
          <w:sz w:val="24"/>
          <w:szCs w:val="24"/>
        </w:rPr>
        <w:t>P</w:t>
      </w:r>
      <w:r w:rsidR="00EF535F">
        <w:rPr>
          <w:rFonts w:ascii="Times New Roman" w:hAnsi="Times New Roman" w:cs="Times New Roman"/>
          <w:sz w:val="24"/>
          <w:szCs w:val="24"/>
        </w:rPr>
        <w:t xml:space="preserve">. </w:t>
      </w:r>
      <w:r w:rsidR="00EF535F" w:rsidRPr="00EF535F">
        <w:rPr>
          <w:rFonts w:ascii="Times New Roman" w:hAnsi="Times New Roman" w:cs="Times New Roman"/>
          <w:sz w:val="24"/>
          <w:szCs w:val="24"/>
        </w:rPr>
        <w:t>Natl</w:t>
      </w:r>
      <w:r w:rsidR="00EF535F">
        <w:rPr>
          <w:rFonts w:ascii="Times New Roman" w:hAnsi="Times New Roman" w:cs="Times New Roman"/>
          <w:sz w:val="24"/>
          <w:szCs w:val="24"/>
        </w:rPr>
        <w:t>.</w:t>
      </w:r>
      <w:r w:rsidR="00EF535F" w:rsidRPr="00EF535F">
        <w:rPr>
          <w:rFonts w:ascii="Times New Roman" w:hAnsi="Times New Roman" w:cs="Times New Roman"/>
          <w:sz w:val="24"/>
          <w:szCs w:val="24"/>
        </w:rPr>
        <w:t xml:space="preserve"> Acad</w:t>
      </w:r>
      <w:r w:rsidR="00EF535F">
        <w:rPr>
          <w:rFonts w:ascii="Times New Roman" w:hAnsi="Times New Roman" w:cs="Times New Roman"/>
          <w:sz w:val="24"/>
          <w:szCs w:val="24"/>
        </w:rPr>
        <w:t>.</w:t>
      </w:r>
      <w:r w:rsidR="00EF535F" w:rsidRPr="00EF535F">
        <w:rPr>
          <w:rFonts w:ascii="Times New Roman" w:hAnsi="Times New Roman" w:cs="Times New Roman"/>
          <w:sz w:val="24"/>
          <w:szCs w:val="24"/>
        </w:rPr>
        <w:t xml:space="preserve"> Sci</w:t>
      </w:r>
      <w:r w:rsidR="00EF535F">
        <w:rPr>
          <w:rFonts w:ascii="Times New Roman" w:hAnsi="Times New Roman" w:cs="Times New Roman"/>
          <w:sz w:val="24"/>
          <w:szCs w:val="24"/>
        </w:rPr>
        <w:t>.</w:t>
      </w:r>
      <w:r w:rsidR="00EF535F" w:rsidRPr="00EF535F">
        <w:rPr>
          <w:rFonts w:ascii="Times New Roman" w:hAnsi="Times New Roman" w:cs="Times New Roman"/>
          <w:sz w:val="24"/>
          <w:szCs w:val="24"/>
        </w:rPr>
        <w:t xml:space="preserve"> U</w:t>
      </w:r>
      <w:r w:rsidR="00EF535F">
        <w:rPr>
          <w:rFonts w:ascii="Times New Roman" w:hAnsi="Times New Roman" w:cs="Times New Roman"/>
          <w:sz w:val="24"/>
          <w:szCs w:val="24"/>
        </w:rPr>
        <w:t xml:space="preserve">SA </w:t>
      </w:r>
      <w:r>
        <w:rPr>
          <w:rFonts w:ascii="Times New Roman" w:hAnsi="Times New Roman" w:cs="Times New Roman"/>
          <w:sz w:val="24"/>
          <w:szCs w:val="24"/>
        </w:rPr>
        <w:t>110:</w:t>
      </w:r>
      <w:r w:rsidRPr="00AD112B">
        <w:rPr>
          <w:rFonts w:ascii="Times New Roman" w:hAnsi="Times New Roman" w:cs="Times New Roman"/>
          <w:sz w:val="24"/>
          <w:szCs w:val="24"/>
        </w:rPr>
        <w:t>4134–4139.</w:t>
      </w:r>
      <w:r w:rsidR="00A0090D" w:rsidRPr="00A737D0">
        <w:rPr>
          <w:rFonts w:ascii="Times New Roman" w:hAnsi="Times New Roman" w:cs="Times New Roman"/>
          <w:sz w:val="24"/>
          <w:szCs w:val="24"/>
        </w:rPr>
        <w:br w:type="page"/>
      </w:r>
    </w:p>
    <w:p w14:paraId="1A485DBA" w14:textId="77777777" w:rsidR="005313EA" w:rsidRPr="00ED6049" w:rsidRDefault="005313EA" w:rsidP="00825D32">
      <w:pPr>
        <w:spacing w:line="480" w:lineRule="auto"/>
        <w:rPr>
          <w:rFonts w:ascii="Times New Roman" w:hAnsi="Times New Roman" w:cs="Times New Roman"/>
          <w:b/>
          <w:sz w:val="24"/>
          <w:szCs w:val="24"/>
        </w:rPr>
      </w:pPr>
      <w:r w:rsidRPr="00ED6049">
        <w:rPr>
          <w:rFonts w:ascii="Times New Roman" w:hAnsi="Times New Roman" w:cs="Times New Roman"/>
          <w:b/>
          <w:sz w:val="24"/>
          <w:szCs w:val="24"/>
        </w:rPr>
        <w:lastRenderedPageBreak/>
        <w:t>Figure Legend</w:t>
      </w:r>
    </w:p>
    <w:p w14:paraId="7A8DC723" w14:textId="1B3BBF15" w:rsidR="009E74DC" w:rsidRDefault="009E74DC" w:rsidP="009E74DC">
      <w:pPr>
        <w:spacing w:line="480" w:lineRule="auto"/>
        <w:rPr>
          <w:rFonts w:ascii="Times New Roman" w:hAnsi="Times New Roman" w:cs="Times New Roman"/>
          <w:sz w:val="24"/>
          <w:szCs w:val="24"/>
        </w:rPr>
      </w:pPr>
      <w:r w:rsidRPr="00934440">
        <w:rPr>
          <w:rFonts w:ascii="Times New Roman" w:hAnsi="Times New Roman" w:cs="Times New Roman"/>
          <w:b/>
          <w:sz w:val="24"/>
          <w:szCs w:val="24"/>
        </w:rPr>
        <w:t>Figure 1</w:t>
      </w:r>
      <w:r w:rsidRPr="00A737D0">
        <w:rPr>
          <w:rFonts w:ascii="Times New Roman" w:hAnsi="Times New Roman" w:cs="Times New Roman"/>
          <w:sz w:val="24"/>
          <w:szCs w:val="24"/>
        </w:rPr>
        <w:t xml:space="preserve">. Map of current predicted density of milkweed across the </w:t>
      </w:r>
      <w:r>
        <w:rPr>
          <w:rFonts w:ascii="Times New Roman" w:hAnsi="Times New Roman" w:cs="Times New Roman"/>
          <w:sz w:val="24"/>
          <w:szCs w:val="24"/>
        </w:rPr>
        <w:t>Midwestern</w:t>
      </w:r>
      <w:r w:rsidRPr="00A737D0">
        <w:rPr>
          <w:rFonts w:ascii="Times New Roman" w:hAnsi="Times New Roman" w:cs="Times New Roman"/>
          <w:sz w:val="24"/>
          <w:szCs w:val="24"/>
        </w:rPr>
        <w:t xml:space="preserve"> United States</w:t>
      </w:r>
      <w:r>
        <w:rPr>
          <w:rFonts w:ascii="Times New Roman" w:hAnsi="Times New Roman" w:cs="Times New Roman"/>
          <w:sz w:val="24"/>
          <w:szCs w:val="24"/>
        </w:rPr>
        <w:t xml:space="preserve"> (see Figure S</w:t>
      </w:r>
      <w:r w:rsidR="00D560D6">
        <w:rPr>
          <w:rFonts w:ascii="Times New Roman" w:hAnsi="Times New Roman" w:cs="Times New Roman"/>
          <w:sz w:val="24"/>
          <w:szCs w:val="24"/>
        </w:rPr>
        <w:t xml:space="preserve">2.3 </w:t>
      </w:r>
      <w:r>
        <w:rPr>
          <w:rFonts w:ascii="Times New Roman" w:hAnsi="Times New Roman" w:cs="Times New Roman"/>
          <w:sz w:val="24"/>
          <w:szCs w:val="24"/>
        </w:rPr>
        <w:t>for pre-glyphosate depiction)</w:t>
      </w:r>
      <w:r w:rsidRPr="00A737D0">
        <w:rPr>
          <w:rFonts w:ascii="Times New Roman" w:hAnsi="Times New Roman" w:cs="Times New Roman"/>
          <w:sz w:val="24"/>
          <w:szCs w:val="24"/>
        </w:rPr>
        <w:t>.</w:t>
      </w:r>
    </w:p>
    <w:p w14:paraId="00133A0A" w14:textId="77777777" w:rsidR="009E74DC" w:rsidRDefault="009E74DC" w:rsidP="009E74DC">
      <w:pPr>
        <w:spacing w:line="480" w:lineRule="auto"/>
        <w:rPr>
          <w:rFonts w:ascii="Times New Roman" w:hAnsi="Times New Roman" w:cs="Times New Roman"/>
          <w:sz w:val="24"/>
          <w:szCs w:val="24"/>
        </w:rPr>
      </w:pPr>
    </w:p>
    <w:p w14:paraId="6A47D62B" w14:textId="664A251E" w:rsidR="009E74DC" w:rsidRDefault="009E74DC" w:rsidP="009E74DC">
      <w:pPr>
        <w:spacing w:line="480" w:lineRule="auto"/>
        <w:rPr>
          <w:rFonts w:ascii="Times New Roman" w:hAnsi="Times New Roman" w:cs="Times New Roman"/>
          <w:sz w:val="24"/>
          <w:szCs w:val="24"/>
        </w:rPr>
      </w:pPr>
      <w:r w:rsidRPr="00934440">
        <w:rPr>
          <w:rFonts w:ascii="Times New Roman" w:hAnsi="Times New Roman" w:cs="Times New Roman"/>
          <w:b/>
          <w:sz w:val="24"/>
          <w:szCs w:val="24"/>
        </w:rPr>
        <w:t>Figure 2</w:t>
      </w:r>
      <w:r w:rsidRPr="00A737D0">
        <w:rPr>
          <w:rFonts w:ascii="Times New Roman" w:hAnsi="Times New Roman" w:cs="Times New Roman"/>
          <w:sz w:val="24"/>
          <w:szCs w:val="24"/>
        </w:rPr>
        <w:t xml:space="preserve">. Number of milkweed stems </w:t>
      </w:r>
      <w:r>
        <w:rPr>
          <w:rFonts w:ascii="Times New Roman" w:hAnsi="Times New Roman" w:cs="Times New Roman"/>
          <w:sz w:val="24"/>
          <w:szCs w:val="24"/>
        </w:rPr>
        <w:t xml:space="preserve">predicted in the study area </w:t>
      </w:r>
      <w:r w:rsidRPr="00A737D0">
        <w:rPr>
          <w:rFonts w:ascii="Times New Roman" w:hAnsi="Times New Roman" w:cs="Times New Roman"/>
          <w:sz w:val="24"/>
          <w:szCs w:val="24"/>
        </w:rPr>
        <w:t xml:space="preserve">contributed by individual and combined </w:t>
      </w:r>
      <w:r>
        <w:rPr>
          <w:rFonts w:ascii="Times New Roman" w:hAnsi="Times New Roman" w:cs="Times New Roman"/>
          <w:sz w:val="24"/>
          <w:szCs w:val="24"/>
        </w:rPr>
        <w:t>scenarios and the overwinter population size supported</w:t>
      </w:r>
      <w:r w:rsidRPr="00A737D0">
        <w:rPr>
          <w:rFonts w:ascii="Times New Roman" w:hAnsi="Times New Roman" w:cs="Times New Roman"/>
          <w:sz w:val="24"/>
          <w:szCs w:val="24"/>
        </w:rPr>
        <w:t>. The current or baseline amount of milkweed estimated for the North Central region of the U.S. is denoted by the black line (1.</w:t>
      </w:r>
      <w:r>
        <w:rPr>
          <w:rFonts w:ascii="Times New Roman" w:hAnsi="Times New Roman" w:cs="Times New Roman"/>
          <w:sz w:val="24"/>
          <w:szCs w:val="24"/>
        </w:rPr>
        <w:t>034</w:t>
      </w:r>
      <w:r w:rsidRPr="00A737D0">
        <w:rPr>
          <w:rFonts w:ascii="Times New Roman" w:hAnsi="Times New Roman" w:cs="Times New Roman"/>
          <w:sz w:val="24"/>
          <w:szCs w:val="24"/>
        </w:rPr>
        <w:t xml:space="preserve"> billions stems). Milkweed stems needed to maintain 4-, 5-, and 6-ha average overwintering monarch butterfly population sizes are denoted by dashed lines.</w:t>
      </w:r>
      <w:r>
        <w:rPr>
          <w:rFonts w:ascii="Times New Roman" w:hAnsi="Times New Roman" w:cs="Times New Roman"/>
          <w:sz w:val="24"/>
          <w:szCs w:val="24"/>
        </w:rPr>
        <w:t xml:space="preserve"> Scenarios closest to the 6-ha goal are labeled with footnotes 1-4.</w:t>
      </w:r>
      <w:r w:rsidR="002F507B">
        <w:rPr>
          <w:rFonts w:ascii="Times New Roman" w:hAnsi="Times New Roman" w:cs="Times New Roman"/>
          <w:sz w:val="24"/>
          <w:szCs w:val="24"/>
        </w:rPr>
        <w:t xml:space="preserve"> The areas in gray denote uncertainty in the milkweed estimate and 6-ha goal as inferred from Pleasants (2016).</w:t>
      </w:r>
    </w:p>
    <w:p w14:paraId="60F020FC" w14:textId="77777777" w:rsidR="009E74DC" w:rsidRPr="00190972" w:rsidRDefault="009E74DC" w:rsidP="009E74DC">
      <w:pPr>
        <w:rPr>
          <w:rFonts w:ascii="Times New Roman" w:hAnsi="Times New Roman" w:cs="Times New Roman"/>
          <w:sz w:val="24"/>
          <w:szCs w:val="24"/>
        </w:rPr>
      </w:pPr>
      <w:r w:rsidRPr="00190972">
        <w:rPr>
          <w:rFonts w:ascii="Times New Roman" w:hAnsi="Times New Roman" w:cs="Times New Roman"/>
          <w:sz w:val="24"/>
          <w:szCs w:val="24"/>
          <w:vertAlign w:val="superscript"/>
        </w:rPr>
        <w:t>1</w:t>
      </w:r>
      <w:r>
        <w:rPr>
          <w:rFonts w:ascii="Times New Roman" w:hAnsi="Times New Roman" w:cs="Times New Roman"/>
          <w:sz w:val="24"/>
          <w:szCs w:val="24"/>
        </w:rPr>
        <w:t xml:space="preserve"> Agricultural contribution of all marginal cropland in corn and soy production; 50,329 km</w:t>
      </w:r>
      <w:r w:rsidRPr="00190972">
        <w:rPr>
          <w:rFonts w:ascii="Times New Roman" w:hAnsi="Times New Roman" w:cs="Times New Roman"/>
          <w:sz w:val="24"/>
          <w:szCs w:val="24"/>
          <w:vertAlign w:val="superscript"/>
        </w:rPr>
        <w:t>2</w:t>
      </w:r>
      <w:r>
        <w:rPr>
          <w:rFonts w:ascii="Times New Roman" w:hAnsi="Times New Roman" w:cs="Times New Roman"/>
          <w:sz w:val="24"/>
          <w:szCs w:val="24"/>
        </w:rPr>
        <w:t>.</w:t>
      </w:r>
    </w:p>
    <w:p w14:paraId="772E5CED" w14:textId="77777777" w:rsidR="009E74DC" w:rsidRPr="00190972" w:rsidRDefault="009E74DC" w:rsidP="009E74DC">
      <w:pPr>
        <w:rPr>
          <w:rFonts w:ascii="Times New Roman" w:hAnsi="Times New Roman" w:cs="Times New Roman"/>
          <w:sz w:val="24"/>
          <w:szCs w:val="24"/>
        </w:rPr>
      </w:pPr>
      <w:r w:rsidRPr="00190972">
        <w:rPr>
          <w:rFonts w:ascii="Times New Roman" w:hAnsi="Times New Roman" w:cs="Times New Roman"/>
          <w:sz w:val="24"/>
          <w:szCs w:val="24"/>
          <w:vertAlign w:val="superscript"/>
        </w:rPr>
        <w:t>2</w:t>
      </w:r>
      <w:r>
        <w:rPr>
          <w:rFonts w:ascii="Times New Roman" w:hAnsi="Times New Roman" w:cs="Times New Roman"/>
          <w:sz w:val="24"/>
          <w:szCs w:val="24"/>
        </w:rPr>
        <w:t xml:space="preserve"> Two overlapping scenarios, each comprised of contributions from all sectors (including high urban/suburban and medium agriculture contributions); scenarios differ solely in panel assumptions for biotic potential of protected area grasslands.</w:t>
      </w:r>
    </w:p>
    <w:p w14:paraId="48AFFA31" w14:textId="77777777" w:rsidR="009E74DC" w:rsidRPr="00190972" w:rsidRDefault="009E74DC" w:rsidP="009E74DC">
      <w:pPr>
        <w:rPr>
          <w:rFonts w:ascii="Times New Roman" w:hAnsi="Times New Roman" w:cs="Times New Roman"/>
          <w:sz w:val="24"/>
          <w:szCs w:val="24"/>
        </w:rPr>
      </w:pPr>
      <w:r w:rsidRPr="00190972">
        <w:rPr>
          <w:rFonts w:ascii="Times New Roman" w:hAnsi="Times New Roman" w:cs="Times New Roman"/>
          <w:sz w:val="24"/>
          <w:szCs w:val="24"/>
          <w:vertAlign w:val="superscript"/>
        </w:rPr>
        <w:t>3</w:t>
      </w:r>
      <w:r w:rsidRPr="00190972">
        <w:rPr>
          <w:rFonts w:ascii="Times New Roman" w:hAnsi="Times New Roman" w:cs="Times New Roman"/>
          <w:sz w:val="24"/>
          <w:szCs w:val="24"/>
        </w:rPr>
        <w:t xml:space="preserve"> This scena</w:t>
      </w:r>
      <w:r>
        <w:rPr>
          <w:rFonts w:ascii="Times New Roman" w:hAnsi="Times New Roman" w:cs="Times New Roman"/>
          <w:sz w:val="24"/>
          <w:szCs w:val="24"/>
        </w:rPr>
        <w:t xml:space="preserve">rio differs from </w:t>
      </w:r>
      <w:r w:rsidRPr="00190972">
        <w:rPr>
          <w:rFonts w:ascii="Times New Roman" w:hAnsi="Times New Roman" w:cs="Times New Roman"/>
          <w:sz w:val="24"/>
          <w:szCs w:val="24"/>
          <w:vertAlign w:val="superscript"/>
        </w:rPr>
        <w:t>2</w:t>
      </w:r>
      <w:r>
        <w:rPr>
          <w:rFonts w:ascii="Times New Roman" w:hAnsi="Times New Roman" w:cs="Times New Roman"/>
          <w:sz w:val="24"/>
          <w:szCs w:val="24"/>
        </w:rPr>
        <w:t xml:space="preserve"> only in the assumptions relating to the contribution of powerline rights of way.</w:t>
      </w:r>
    </w:p>
    <w:p w14:paraId="4CEF593A" w14:textId="77777777" w:rsidR="009E74DC" w:rsidRDefault="009E74DC" w:rsidP="009E74DC">
      <w:pPr>
        <w:rPr>
          <w:rFonts w:ascii="Times New Roman" w:hAnsi="Times New Roman" w:cs="Times New Roman"/>
          <w:sz w:val="24"/>
          <w:szCs w:val="24"/>
        </w:rPr>
      </w:pPr>
      <w:r w:rsidRPr="00190972">
        <w:rPr>
          <w:rFonts w:ascii="Times New Roman" w:hAnsi="Times New Roman" w:cs="Times New Roman"/>
          <w:sz w:val="24"/>
          <w:szCs w:val="24"/>
          <w:vertAlign w:val="superscript"/>
        </w:rPr>
        <w:t>4</w:t>
      </w:r>
      <w:r>
        <w:rPr>
          <w:rFonts w:ascii="Times New Roman" w:hAnsi="Times New Roman" w:cs="Times New Roman"/>
          <w:sz w:val="24"/>
          <w:szCs w:val="24"/>
        </w:rPr>
        <w:t xml:space="preserve"> The four-sector scenarios closest to the goal are comprised of medium agriculture, protected area grasslands, and rights of way contributions, and either high urban/suburban or Conservation Reserve Program contributions. </w:t>
      </w:r>
    </w:p>
    <w:p w14:paraId="276027FC" w14:textId="77777777" w:rsidR="009E74DC" w:rsidRDefault="009E74DC" w:rsidP="009E74DC">
      <w:pPr>
        <w:rPr>
          <w:rFonts w:ascii="Times New Roman" w:hAnsi="Times New Roman" w:cs="Times New Roman"/>
          <w:sz w:val="24"/>
          <w:szCs w:val="24"/>
        </w:rPr>
      </w:pPr>
    </w:p>
    <w:p w14:paraId="73258BC4" w14:textId="153EDAE4" w:rsidR="009E74DC" w:rsidRDefault="009E74DC" w:rsidP="009E74DC">
      <w:pPr>
        <w:spacing w:line="480" w:lineRule="auto"/>
        <w:rPr>
          <w:rFonts w:ascii="Times New Roman" w:hAnsi="Times New Roman" w:cs="Times New Roman"/>
          <w:sz w:val="24"/>
          <w:szCs w:val="24"/>
        </w:rPr>
      </w:pPr>
      <w:r w:rsidRPr="00301C4F">
        <w:rPr>
          <w:rFonts w:ascii="Times New Roman" w:hAnsi="Times New Roman" w:cs="Times New Roman"/>
          <w:b/>
          <w:sz w:val="24"/>
          <w:szCs w:val="24"/>
        </w:rPr>
        <w:t xml:space="preserve">Figure </w:t>
      </w:r>
      <w:r>
        <w:rPr>
          <w:rFonts w:ascii="Times New Roman" w:hAnsi="Times New Roman" w:cs="Times New Roman"/>
          <w:b/>
          <w:sz w:val="24"/>
          <w:szCs w:val="24"/>
        </w:rPr>
        <w:t>3</w:t>
      </w:r>
      <w:r>
        <w:rPr>
          <w:rFonts w:ascii="Times New Roman" w:hAnsi="Times New Roman" w:cs="Times New Roman"/>
          <w:sz w:val="24"/>
          <w:szCs w:val="24"/>
        </w:rPr>
        <w:t xml:space="preserve">. As adoption rate increases, the expected density of milkweed needed to reach the 6-ha goal declines. Converting half of marginal cropland (light green circle) to a milkweed density equal to that found in Conservation Reserve Program (CRP) land (125 stems/acre, dashed blue line) is equivalent to converting all marginal cropland to a milkweed density half that of CRP </w:t>
      </w:r>
      <w:r>
        <w:rPr>
          <w:rFonts w:ascii="Times New Roman" w:hAnsi="Times New Roman" w:cs="Times New Roman"/>
          <w:sz w:val="24"/>
          <w:szCs w:val="24"/>
        </w:rPr>
        <w:lastRenderedPageBreak/>
        <w:t>(open square). For the high agriculture scenario (dark green square), receiving less than 100% adoption on marginal croplands would require higher densities of milkweed than that seen currently in CRP (blue dashed line); below an adoption rate of 50% (i.e., half of all marginal cropland), milkweed densities would be at levels not biologically feasible over regional scales (i.e., &gt;180 stems/acre). Enhanced CRP (i.e., milkweed amendments on 10% of CRP) is included for reference (blue diamond).</w:t>
      </w:r>
    </w:p>
    <w:p w14:paraId="06330982" w14:textId="77777777" w:rsidR="009E74DC" w:rsidRDefault="009E74DC" w:rsidP="009E74DC">
      <w:pPr>
        <w:spacing w:line="480" w:lineRule="auto"/>
        <w:rPr>
          <w:rFonts w:ascii="Times New Roman" w:hAnsi="Times New Roman" w:cs="Times New Roman"/>
          <w:sz w:val="24"/>
          <w:szCs w:val="24"/>
        </w:rPr>
      </w:pPr>
    </w:p>
    <w:p w14:paraId="1801D58D" w14:textId="77777777" w:rsidR="009E74DC" w:rsidRDefault="009E74DC" w:rsidP="009E74DC">
      <w:pPr>
        <w:spacing w:line="480" w:lineRule="auto"/>
        <w:rPr>
          <w:rFonts w:ascii="Times New Roman" w:hAnsi="Times New Roman" w:cs="Times New Roman"/>
          <w:sz w:val="24"/>
          <w:szCs w:val="24"/>
        </w:rPr>
      </w:pPr>
      <w:r w:rsidRPr="00934440">
        <w:rPr>
          <w:rFonts w:ascii="Times New Roman" w:hAnsi="Times New Roman" w:cs="Times New Roman"/>
          <w:b/>
          <w:sz w:val="24"/>
          <w:szCs w:val="24"/>
        </w:rPr>
        <w:t xml:space="preserve">Figure </w:t>
      </w:r>
      <w:r>
        <w:rPr>
          <w:rFonts w:ascii="Times New Roman" w:hAnsi="Times New Roman" w:cs="Times New Roman"/>
          <w:b/>
          <w:sz w:val="24"/>
          <w:szCs w:val="24"/>
        </w:rPr>
        <w:t>4</w:t>
      </w:r>
      <w:r w:rsidRPr="00A737D0">
        <w:rPr>
          <w:rFonts w:ascii="Times New Roman" w:hAnsi="Times New Roman" w:cs="Times New Roman"/>
          <w:sz w:val="24"/>
          <w:szCs w:val="24"/>
        </w:rPr>
        <w:t xml:space="preserve">. </w:t>
      </w:r>
      <w:r>
        <w:rPr>
          <w:rFonts w:ascii="Times New Roman" w:hAnsi="Times New Roman" w:cs="Times New Roman"/>
          <w:sz w:val="24"/>
          <w:szCs w:val="24"/>
        </w:rPr>
        <w:t>G</w:t>
      </w:r>
      <w:r w:rsidRPr="00A737D0">
        <w:rPr>
          <w:rFonts w:ascii="Times New Roman" w:hAnsi="Times New Roman" w:cs="Times New Roman"/>
          <w:sz w:val="24"/>
          <w:szCs w:val="24"/>
        </w:rPr>
        <w:t>ain in mean density</w:t>
      </w:r>
      <w:r>
        <w:rPr>
          <w:rFonts w:ascii="Times New Roman" w:hAnsi="Times New Roman" w:cs="Times New Roman"/>
          <w:sz w:val="24"/>
          <w:szCs w:val="24"/>
        </w:rPr>
        <w:t xml:space="preserve"> (stems/ac)</w:t>
      </w:r>
      <w:r w:rsidRPr="00A737D0">
        <w:rPr>
          <w:rFonts w:ascii="Times New Roman" w:hAnsi="Times New Roman" w:cs="Times New Roman"/>
          <w:sz w:val="24"/>
          <w:szCs w:val="24"/>
        </w:rPr>
        <w:t xml:space="preserve"> of milkweed relative to the baseline condition for individual sectors</w:t>
      </w:r>
      <w:r>
        <w:rPr>
          <w:rFonts w:ascii="Times New Roman" w:hAnsi="Times New Roman" w:cs="Times New Roman"/>
          <w:sz w:val="24"/>
          <w:szCs w:val="24"/>
        </w:rPr>
        <w:t>. Bar labels are the proportional increase in milkweed provided by the sector relative to the baseline (e.g., the medium agriculture scenario increases the amount of milkweed by an additional 62% over the baseline whereas railroads only increase it by 0.5%)</w:t>
      </w:r>
      <w:r w:rsidRPr="00A737D0">
        <w:rPr>
          <w:rFonts w:ascii="Times New Roman" w:hAnsi="Times New Roman" w:cs="Times New Roman"/>
          <w:sz w:val="24"/>
          <w:szCs w:val="24"/>
        </w:rPr>
        <w:t>.</w:t>
      </w:r>
      <w:r>
        <w:rPr>
          <w:rFonts w:ascii="Times New Roman" w:hAnsi="Times New Roman" w:cs="Times New Roman"/>
          <w:sz w:val="24"/>
          <w:szCs w:val="24"/>
        </w:rPr>
        <w:t xml:space="preserve"> Labels with ‘A’ and ‘B’ refer to results from the two independent expert panels.</w:t>
      </w:r>
    </w:p>
    <w:p w14:paraId="718DABE5" w14:textId="77777777" w:rsidR="00763044" w:rsidRPr="00A737D0" w:rsidRDefault="00763044" w:rsidP="00825D32">
      <w:pPr>
        <w:spacing w:line="480" w:lineRule="auto"/>
        <w:rPr>
          <w:rFonts w:ascii="Times New Roman" w:hAnsi="Times New Roman" w:cs="Times New Roman"/>
          <w:sz w:val="24"/>
          <w:szCs w:val="24"/>
        </w:rPr>
      </w:pPr>
      <w:r w:rsidRPr="00A737D0">
        <w:rPr>
          <w:rFonts w:ascii="Times New Roman" w:hAnsi="Times New Roman" w:cs="Times New Roman"/>
          <w:sz w:val="24"/>
          <w:szCs w:val="24"/>
        </w:rPr>
        <w:br w:type="page"/>
      </w:r>
    </w:p>
    <w:p w14:paraId="2C77CA28" w14:textId="77777777" w:rsidR="005313EA" w:rsidRPr="00A737D0" w:rsidRDefault="005313EA" w:rsidP="00825D32">
      <w:pPr>
        <w:spacing w:line="480" w:lineRule="auto"/>
        <w:rPr>
          <w:rFonts w:ascii="Times New Roman" w:hAnsi="Times New Roman" w:cs="Times New Roman"/>
          <w:sz w:val="24"/>
          <w:szCs w:val="24"/>
        </w:rPr>
        <w:sectPr w:rsidR="005313EA" w:rsidRPr="00A737D0" w:rsidSect="0013238B">
          <w:headerReference w:type="default" r:id="rId13"/>
          <w:footerReference w:type="default" r:id="rId14"/>
          <w:pgSz w:w="12240" w:h="15840"/>
          <w:pgMar w:top="1440" w:right="1440" w:bottom="1440" w:left="1440" w:header="720" w:footer="720" w:gutter="0"/>
          <w:cols w:space="720"/>
          <w:docGrid w:linePitch="360"/>
        </w:sectPr>
      </w:pPr>
    </w:p>
    <w:p w14:paraId="7BD35A34" w14:textId="1568028D" w:rsidR="005313EA" w:rsidRPr="00A737D0" w:rsidRDefault="00A0090D" w:rsidP="00D93DE2">
      <w:pPr>
        <w:spacing w:line="480" w:lineRule="auto"/>
        <w:rPr>
          <w:rFonts w:ascii="Times New Roman" w:hAnsi="Times New Roman" w:cs="Times New Roman"/>
          <w:sz w:val="24"/>
          <w:szCs w:val="24"/>
        </w:rPr>
      </w:pPr>
      <w:r w:rsidRPr="00CC31EB">
        <w:rPr>
          <w:rFonts w:ascii="Times New Roman" w:hAnsi="Times New Roman" w:cs="Times New Roman"/>
          <w:b/>
          <w:sz w:val="24"/>
          <w:szCs w:val="24"/>
        </w:rPr>
        <w:lastRenderedPageBreak/>
        <w:t>Table 1</w:t>
      </w:r>
      <w:r w:rsidRPr="00A737D0">
        <w:rPr>
          <w:rFonts w:ascii="Times New Roman" w:hAnsi="Times New Roman" w:cs="Times New Roman"/>
          <w:sz w:val="24"/>
          <w:szCs w:val="24"/>
        </w:rPr>
        <w:t xml:space="preserve">. </w:t>
      </w:r>
      <w:r w:rsidR="00167418" w:rsidRPr="00A737D0">
        <w:rPr>
          <w:rFonts w:ascii="Times New Roman" w:hAnsi="Times New Roman" w:cs="Times New Roman"/>
          <w:sz w:val="24"/>
          <w:szCs w:val="24"/>
        </w:rPr>
        <w:t>Milkweed stems per acre</w:t>
      </w:r>
      <w:r w:rsidR="004A062C">
        <w:rPr>
          <w:rFonts w:ascii="Times New Roman" w:hAnsi="Times New Roman" w:cs="Times New Roman"/>
          <w:sz w:val="24"/>
          <w:szCs w:val="24"/>
        </w:rPr>
        <w:t xml:space="preserve"> (1 ac = 0.405 ha)</w:t>
      </w:r>
      <w:r w:rsidR="001622BB" w:rsidRPr="00A737D0">
        <w:rPr>
          <w:rFonts w:ascii="Times New Roman" w:hAnsi="Times New Roman" w:cs="Times New Roman"/>
          <w:sz w:val="24"/>
          <w:szCs w:val="24"/>
        </w:rPr>
        <w:t xml:space="preserve"> by</w:t>
      </w:r>
      <w:r w:rsidR="00D93DE2" w:rsidRPr="00A737D0">
        <w:rPr>
          <w:rFonts w:ascii="Times New Roman" w:hAnsi="Times New Roman" w:cs="Times New Roman"/>
          <w:sz w:val="24"/>
          <w:szCs w:val="24"/>
        </w:rPr>
        <w:t xml:space="preserve"> cover class </w:t>
      </w:r>
      <w:r w:rsidR="00167418" w:rsidRPr="00A737D0">
        <w:rPr>
          <w:rFonts w:ascii="Times New Roman" w:hAnsi="Times New Roman" w:cs="Times New Roman"/>
          <w:sz w:val="24"/>
          <w:szCs w:val="24"/>
        </w:rPr>
        <w:t>for current</w:t>
      </w:r>
      <w:r w:rsidR="00D93DE2" w:rsidRPr="00A737D0">
        <w:rPr>
          <w:rFonts w:ascii="Times New Roman" w:hAnsi="Times New Roman" w:cs="Times New Roman"/>
          <w:sz w:val="24"/>
          <w:szCs w:val="24"/>
        </w:rPr>
        <w:t xml:space="preserve"> and amended scenarios of milkweed addition.</w:t>
      </w:r>
      <w:r w:rsidR="004A062C">
        <w:rPr>
          <w:rFonts w:ascii="Times New Roman" w:hAnsi="Times New Roman" w:cs="Times New Roman"/>
          <w:sz w:val="24"/>
          <w:szCs w:val="24"/>
        </w:rPr>
        <w:t xml:space="preserve"> Current is the expected density of milkweed in the current </w:t>
      </w:r>
      <w:r w:rsidR="00C6247E">
        <w:rPr>
          <w:rFonts w:ascii="Times New Roman" w:hAnsi="Times New Roman" w:cs="Times New Roman"/>
          <w:sz w:val="24"/>
          <w:szCs w:val="24"/>
        </w:rPr>
        <w:t>Midwestern U.S.</w:t>
      </w:r>
      <w:r w:rsidR="004A062C">
        <w:rPr>
          <w:rFonts w:ascii="Times New Roman" w:hAnsi="Times New Roman" w:cs="Times New Roman"/>
          <w:sz w:val="24"/>
          <w:szCs w:val="24"/>
        </w:rPr>
        <w:t xml:space="preserve"> landscape. </w:t>
      </w:r>
      <w:r w:rsidR="0094176B">
        <w:rPr>
          <w:rFonts w:ascii="Times New Roman" w:hAnsi="Times New Roman" w:cs="Times New Roman"/>
          <w:sz w:val="24"/>
          <w:szCs w:val="24"/>
        </w:rPr>
        <w:t>Low</w:t>
      </w:r>
      <w:r w:rsidR="004A062C">
        <w:rPr>
          <w:rFonts w:ascii="Times New Roman" w:hAnsi="Times New Roman" w:cs="Times New Roman"/>
          <w:sz w:val="24"/>
          <w:szCs w:val="24"/>
        </w:rPr>
        <w:t>, Medium, and High scenarios require increasing amounts of milkweed stems per unit area.</w:t>
      </w:r>
      <w:r w:rsidR="005949FA">
        <w:rPr>
          <w:rFonts w:ascii="Times New Roman" w:hAnsi="Times New Roman" w:cs="Times New Roman"/>
          <w:sz w:val="24"/>
          <w:szCs w:val="24"/>
        </w:rPr>
        <w:t xml:space="preserve"> Current values are based upon empirical estimates (Supplement S3) whereas restoration scenarios are estimates provided by two expert panels (Supplement 4).</w:t>
      </w:r>
    </w:p>
    <w:tbl>
      <w:tblPr>
        <w:tblW w:w="10355" w:type="dxa"/>
        <w:tblLook w:val="04A0" w:firstRow="1" w:lastRow="0" w:firstColumn="1" w:lastColumn="0" w:noHBand="0" w:noVBand="1"/>
      </w:tblPr>
      <w:tblGrid>
        <w:gridCol w:w="1430"/>
        <w:gridCol w:w="1374"/>
        <w:gridCol w:w="1311"/>
        <w:gridCol w:w="1662"/>
        <w:gridCol w:w="1662"/>
        <w:gridCol w:w="1662"/>
        <w:gridCol w:w="1311"/>
      </w:tblGrid>
      <w:tr w:rsidR="004A062C" w:rsidRPr="002E1AA0" w14:paraId="192885C4" w14:textId="77777777" w:rsidTr="004A062C">
        <w:trPr>
          <w:gridAfter w:val="1"/>
          <w:wAfter w:w="1311" w:type="dxa"/>
          <w:trHeight w:val="500"/>
        </w:trPr>
        <w:tc>
          <w:tcPr>
            <w:tcW w:w="1430" w:type="dxa"/>
            <w:tcBorders>
              <w:top w:val="single" w:sz="4" w:space="0" w:color="auto"/>
              <w:left w:val="nil"/>
              <w:bottom w:val="single" w:sz="4" w:space="0" w:color="auto"/>
              <w:right w:val="nil"/>
            </w:tcBorders>
            <w:shd w:val="clear" w:color="auto" w:fill="auto"/>
            <w:noWrap/>
            <w:vAlign w:val="center"/>
            <w:hideMark/>
          </w:tcPr>
          <w:p w14:paraId="0C91BA8E" w14:textId="3B6059A8" w:rsidR="004A062C" w:rsidRPr="002E1AA0" w:rsidRDefault="004A062C" w:rsidP="00D93DE2">
            <w:pPr>
              <w:spacing w:after="0" w:line="240" w:lineRule="auto"/>
              <w:rPr>
                <w:rFonts w:eastAsia="Times New Roman" w:cs="Times New Roman"/>
                <w:sz w:val="24"/>
                <w:szCs w:val="24"/>
              </w:rPr>
            </w:pPr>
            <w:r w:rsidRPr="002E1AA0">
              <w:rPr>
                <w:rFonts w:eastAsia="Times New Roman" w:cs="Times New Roman"/>
                <w:sz w:val="24"/>
                <w:szCs w:val="24"/>
              </w:rPr>
              <w:t>Agriculture</w:t>
            </w:r>
          </w:p>
        </w:tc>
        <w:tc>
          <w:tcPr>
            <w:tcW w:w="1374" w:type="dxa"/>
            <w:tcBorders>
              <w:top w:val="single" w:sz="4" w:space="0" w:color="auto"/>
              <w:left w:val="nil"/>
              <w:bottom w:val="single" w:sz="4" w:space="0" w:color="auto"/>
              <w:right w:val="nil"/>
            </w:tcBorders>
            <w:shd w:val="clear" w:color="000000" w:fill="FFFF00"/>
            <w:vAlign w:val="center"/>
            <w:hideMark/>
          </w:tcPr>
          <w:p w14:paraId="4DAE9DB2" w14:textId="68B2DDBE" w:rsidR="004A062C" w:rsidRPr="002E1AA0" w:rsidRDefault="004A062C" w:rsidP="00CF5E2A">
            <w:pPr>
              <w:spacing w:after="0" w:line="240" w:lineRule="auto"/>
              <w:jc w:val="center"/>
              <w:rPr>
                <w:rFonts w:eastAsia="Times New Roman" w:cs="Times New Roman"/>
                <w:color w:val="000000"/>
                <w:sz w:val="24"/>
                <w:szCs w:val="24"/>
              </w:rPr>
            </w:pPr>
            <w:r w:rsidRPr="002E1AA0">
              <w:rPr>
                <w:rFonts w:eastAsia="Times New Roman" w:cs="Times New Roman"/>
                <w:color w:val="000000"/>
                <w:sz w:val="24"/>
                <w:szCs w:val="24"/>
              </w:rPr>
              <w:t xml:space="preserve">Corn </w:t>
            </w:r>
            <w:r w:rsidR="00B75E56">
              <w:rPr>
                <w:rFonts w:eastAsia="Times New Roman" w:cs="Times New Roman"/>
                <w:color w:val="000000"/>
                <w:sz w:val="24"/>
                <w:szCs w:val="24"/>
              </w:rPr>
              <w:t>and</w:t>
            </w:r>
            <w:r w:rsidRPr="002E1AA0">
              <w:rPr>
                <w:rFonts w:eastAsia="Times New Roman" w:cs="Times New Roman"/>
                <w:color w:val="000000"/>
                <w:sz w:val="24"/>
                <w:szCs w:val="24"/>
              </w:rPr>
              <w:t xml:space="preserve"> Soy</w:t>
            </w:r>
          </w:p>
        </w:tc>
        <w:tc>
          <w:tcPr>
            <w:tcW w:w="1311" w:type="dxa"/>
            <w:tcBorders>
              <w:top w:val="single" w:sz="4" w:space="0" w:color="auto"/>
              <w:left w:val="nil"/>
              <w:bottom w:val="single" w:sz="4" w:space="0" w:color="auto"/>
              <w:right w:val="nil"/>
            </w:tcBorders>
            <w:shd w:val="clear" w:color="000000" w:fill="FFFF00"/>
            <w:vAlign w:val="center"/>
            <w:hideMark/>
          </w:tcPr>
          <w:p w14:paraId="3EE493C6" w14:textId="44CF0717" w:rsidR="004A062C" w:rsidRPr="002E1AA0" w:rsidRDefault="004A062C" w:rsidP="00CF5E2A">
            <w:pPr>
              <w:spacing w:after="0" w:line="240" w:lineRule="auto"/>
              <w:jc w:val="center"/>
              <w:rPr>
                <w:rFonts w:eastAsia="Times New Roman" w:cs="Times New Roman"/>
                <w:color w:val="000000"/>
                <w:sz w:val="24"/>
                <w:szCs w:val="24"/>
              </w:rPr>
            </w:pPr>
            <w:r w:rsidRPr="002E1AA0">
              <w:rPr>
                <w:rFonts w:eastAsia="Times New Roman" w:cs="Times New Roman"/>
                <w:color w:val="000000"/>
                <w:sz w:val="24"/>
                <w:szCs w:val="24"/>
              </w:rPr>
              <w:t xml:space="preserve">Corn </w:t>
            </w:r>
            <w:r w:rsidR="00B75E56">
              <w:rPr>
                <w:rFonts w:eastAsia="Times New Roman" w:cs="Times New Roman"/>
                <w:color w:val="000000"/>
                <w:sz w:val="24"/>
                <w:szCs w:val="24"/>
              </w:rPr>
              <w:t>and</w:t>
            </w:r>
            <w:r w:rsidRPr="002E1AA0">
              <w:rPr>
                <w:rFonts w:eastAsia="Times New Roman" w:cs="Times New Roman"/>
                <w:color w:val="000000"/>
                <w:sz w:val="24"/>
                <w:szCs w:val="24"/>
              </w:rPr>
              <w:t xml:space="preserve"> Soy (Marginal)</w:t>
            </w:r>
          </w:p>
        </w:tc>
        <w:tc>
          <w:tcPr>
            <w:tcW w:w="1643" w:type="dxa"/>
            <w:tcBorders>
              <w:top w:val="single" w:sz="4" w:space="0" w:color="auto"/>
              <w:left w:val="nil"/>
              <w:bottom w:val="single" w:sz="4" w:space="0" w:color="auto"/>
              <w:right w:val="nil"/>
            </w:tcBorders>
            <w:shd w:val="clear" w:color="000000" w:fill="ABDF5E"/>
            <w:vAlign w:val="center"/>
            <w:hideMark/>
          </w:tcPr>
          <w:p w14:paraId="2B872C0C" w14:textId="1A1E9369" w:rsidR="004A062C" w:rsidRPr="002E1AA0" w:rsidRDefault="004A062C" w:rsidP="00CF5E2A">
            <w:pPr>
              <w:spacing w:after="0" w:line="240" w:lineRule="auto"/>
              <w:jc w:val="center"/>
              <w:rPr>
                <w:rFonts w:eastAsia="Times New Roman" w:cs="Times New Roman"/>
                <w:color w:val="000000" w:themeColor="text1"/>
                <w:sz w:val="24"/>
                <w:szCs w:val="24"/>
              </w:rPr>
            </w:pPr>
            <w:r w:rsidRPr="002E1AA0">
              <w:rPr>
                <w:rFonts w:eastAsia="Times New Roman" w:cs="Times New Roman"/>
                <w:color w:val="000000" w:themeColor="text1"/>
                <w:sz w:val="24"/>
                <w:szCs w:val="24"/>
              </w:rPr>
              <w:t>Other Crops/Orchard</w:t>
            </w:r>
          </w:p>
          <w:p w14:paraId="6205F229" w14:textId="0239FCD8" w:rsidR="004A062C" w:rsidRPr="002E1AA0" w:rsidRDefault="004A062C" w:rsidP="00CF5E2A">
            <w:pPr>
              <w:spacing w:after="0" w:line="240" w:lineRule="auto"/>
              <w:jc w:val="center"/>
              <w:rPr>
                <w:rFonts w:eastAsia="Times New Roman" w:cs="Times New Roman"/>
                <w:color w:val="000000" w:themeColor="text1"/>
                <w:sz w:val="24"/>
                <w:szCs w:val="24"/>
                <w:vertAlign w:val="superscript"/>
              </w:rPr>
            </w:pPr>
            <w:r w:rsidRPr="002E1AA0">
              <w:rPr>
                <w:rFonts w:eastAsia="Times New Roman" w:cs="Times New Roman"/>
                <w:color w:val="000000" w:themeColor="text1"/>
                <w:sz w:val="24"/>
                <w:szCs w:val="24"/>
              </w:rPr>
              <w:t>(Low)</w:t>
            </w:r>
            <w:r w:rsidRPr="002E1AA0">
              <w:rPr>
                <w:rFonts w:eastAsia="Times New Roman" w:cs="Times New Roman"/>
                <w:color w:val="000000" w:themeColor="text1"/>
                <w:sz w:val="24"/>
                <w:szCs w:val="24"/>
                <w:vertAlign w:val="superscript"/>
              </w:rPr>
              <w:t>1</w:t>
            </w:r>
          </w:p>
        </w:tc>
        <w:tc>
          <w:tcPr>
            <w:tcW w:w="1643" w:type="dxa"/>
            <w:tcBorders>
              <w:top w:val="single" w:sz="4" w:space="0" w:color="auto"/>
              <w:left w:val="nil"/>
              <w:bottom w:val="single" w:sz="4" w:space="0" w:color="auto"/>
              <w:right w:val="nil"/>
            </w:tcBorders>
            <w:shd w:val="clear" w:color="000000" w:fill="ABDF5E"/>
            <w:vAlign w:val="center"/>
            <w:hideMark/>
          </w:tcPr>
          <w:p w14:paraId="192809EE" w14:textId="2531DAA7" w:rsidR="004A062C" w:rsidRPr="002E1AA0" w:rsidRDefault="004A062C" w:rsidP="00CF5E2A">
            <w:pPr>
              <w:spacing w:after="0" w:line="240" w:lineRule="auto"/>
              <w:jc w:val="center"/>
              <w:rPr>
                <w:rFonts w:eastAsia="Times New Roman" w:cs="Times New Roman"/>
                <w:color w:val="000000" w:themeColor="text1"/>
                <w:sz w:val="24"/>
                <w:szCs w:val="24"/>
              </w:rPr>
            </w:pPr>
            <w:r w:rsidRPr="002E1AA0">
              <w:rPr>
                <w:rFonts w:eastAsia="Times New Roman" w:cs="Times New Roman"/>
                <w:color w:val="000000" w:themeColor="text1"/>
                <w:sz w:val="24"/>
                <w:szCs w:val="24"/>
              </w:rPr>
              <w:t xml:space="preserve">Other Crops/Orchard </w:t>
            </w:r>
            <w:r w:rsidRPr="002E1AA0">
              <w:rPr>
                <w:rFonts w:eastAsia="Times New Roman" w:cs="Times New Roman"/>
                <w:color w:val="000000"/>
                <w:sz w:val="24"/>
                <w:szCs w:val="24"/>
              </w:rPr>
              <w:t>(Medium)</w:t>
            </w:r>
          </w:p>
        </w:tc>
        <w:tc>
          <w:tcPr>
            <w:tcW w:w="1643" w:type="dxa"/>
            <w:tcBorders>
              <w:top w:val="single" w:sz="4" w:space="0" w:color="auto"/>
              <w:left w:val="nil"/>
              <w:bottom w:val="single" w:sz="4" w:space="0" w:color="auto"/>
              <w:right w:val="nil"/>
            </w:tcBorders>
            <w:shd w:val="clear" w:color="000000" w:fill="ABDF5E"/>
            <w:vAlign w:val="center"/>
            <w:hideMark/>
          </w:tcPr>
          <w:p w14:paraId="3011ACAE" w14:textId="049DF72A" w:rsidR="004A062C" w:rsidRPr="002E1AA0" w:rsidRDefault="004A062C" w:rsidP="00CF5E2A">
            <w:pPr>
              <w:spacing w:after="0" w:line="240" w:lineRule="auto"/>
              <w:jc w:val="center"/>
              <w:rPr>
                <w:rFonts w:eastAsia="Times New Roman" w:cs="Times New Roman"/>
                <w:color w:val="000000" w:themeColor="text1"/>
                <w:sz w:val="24"/>
                <w:szCs w:val="24"/>
              </w:rPr>
            </w:pPr>
            <w:r w:rsidRPr="002E1AA0">
              <w:rPr>
                <w:rFonts w:eastAsia="Times New Roman" w:cs="Times New Roman"/>
                <w:color w:val="000000" w:themeColor="text1"/>
                <w:sz w:val="24"/>
                <w:szCs w:val="24"/>
              </w:rPr>
              <w:t xml:space="preserve">Other Crops/Orchard </w:t>
            </w:r>
            <w:r w:rsidRPr="002E1AA0">
              <w:rPr>
                <w:rFonts w:eastAsia="Times New Roman" w:cs="Times New Roman"/>
                <w:color w:val="000000"/>
                <w:sz w:val="24"/>
                <w:szCs w:val="24"/>
              </w:rPr>
              <w:t>(High)</w:t>
            </w:r>
          </w:p>
        </w:tc>
      </w:tr>
      <w:tr w:rsidR="004A062C" w:rsidRPr="002E1AA0" w14:paraId="598F24D5" w14:textId="77777777" w:rsidTr="004A062C">
        <w:trPr>
          <w:gridAfter w:val="1"/>
          <w:wAfter w:w="1311" w:type="dxa"/>
          <w:trHeight w:val="500"/>
        </w:trPr>
        <w:tc>
          <w:tcPr>
            <w:tcW w:w="1430" w:type="dxa"/>
            <w:tcBorders>
              <w:top w:val="single" w:sz="4" w:space="0" w:color="auto"/>
              <w:left w:val="nil"/>
              <w:bottom w:val="nil"/>
              <w:right w:val="nil"/>
            </w:tcBorders>
            <w:shd w:val="clear" w:color="auto" w:fill="auto"/>
            <w:noWrap/>
            <w:vAlign w:val="center"/>
            <w:hideMark/>
          </w:tcPr>
          <w:p w14:paraId="42A06B19" w14:textId="77777777" w:rsidR="004A062C" w:rsidRPr="002E1AA0" w:rsidRDefault="004A062C" w:rsidP="00D93DE2">
            <w:pPr>
              <w:spacing w:after="0" w:line="240" w:lineRule="auto"/>
              <w:rPr>
                <w:rFonts w:eastAsia="Times New Roman" w:cs="Times New Roman"/>
                <w:sz w:val="24"/>
                <w:szCs w:val="24"/>
              </w:rPr>
            </w:pPr>
            <w:r w:rsidRPr="002E1AA0">
              <w:rPr>
                <w:rFonts w:eastAsia="Times New Roman" w:cs="Times New Roman"/>
                <w:sz w:val="24"/>
                <w:szCs w:val="24"/>
              </w:rPr>
              <w:t>Current</w:t>
            </w:r>
          </w:p>
        </w:tc>
        <w:tc>
          <w:tcPr>
            <w:tcW w:w="1374" w:type="dxa"/>
            <w:tcBorders>
              <w:top w:val="single" w:sz="4" w:space="0" w:color="auto"/>
              <w:left w:val="nil"/>
              <w:bottom w:val="nil"/>
              <w:right w:val="nil"/>
            </w:tcBorders>
            <w:shd w:val="clear" w:color="auto" w:fill="auto"/>
            <w:noWrap/>
            <w:vAlign w:val="center"/>
            <w:hideMark/>
          </w:tcPr>
          <w:p w14:paraId="1F396F15"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0.05</w:t>
            </w:r>
          </w:p>
        </w:tc>
        <w:tc>
          <w:tcPr>
            <w:tcW w:w="1311" w:type="dxa"/>
            <w:tcBorders>
              <w:top w:val="single" w:sz="4" w:space="0" w:color="auto"/>
              <w:left w:val="nil"/>
              <w:bottom w:val="nil"/>
              <w:right w:val="nil"/>
            </w:tcBorders>
            <w:shd w:val="clear" w:color="auto" w:fill="auto"/>
            <w:noWrap/>
            <w:vAlign w:val="center"/>
            <w:hideMark/>
          </w:tcPr>
          <w:p w14:paraId="796739AA"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0.05</w:t>
            </w:r>
          </w:p>
        </w:tc>
        <w:tc>
          <w:tcPr>
            <w:tcW w:w="1643" w:type="dxa"/>
            <w:tcBorders>
              <w:top w:val="single" w:sz="4" w:space="0" w:color="auto"/>
              <w:left w:val="nil"/>
              <w:bottom w:val="nil"/>
              <w:right w:val="nil"/>
            </w:tcBorders>
            <w:shd w:val="clear" w:color="auto" w:fill="auto"/>
            <w:noWrap/>
            <w:vAlign w:val="center"/>
            <w:hideMark/>
          </w:tcPr>
          <w:p w14:paraId="081C2214" w14:textId="7121C4E9"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643" w:type="dxa"/>
            <w:tcBorders>
              <w:top w:val="single" w:sz="4" w:space="0" w:color="auto"/>
              <w:left w:val="nil"/>
              <w:bottom w:val="nil"/>
              <w:right w:val="nil"/>
            </w:tcBorders>
            <w:shd w:val="clear" w:color="auto" w:fill="auto"/>
            <w:noWrap/>
            <w:vAlign w:val="center"/>
            <w:hideMark/>
          </w:tcPr>
          <w:p w14:paraId="3A53FB5C"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5.3</w:t>
            </w:r>
          </w:p>
        </w:tc>
        <w:tc>
          <w:tcPr>
            <w:tcW w:w="1643" w:type="dxa"/>
            <w:tcBorders>
              <w:top w:val="single" w:sz="4" w:space="0" w:color="auto"/>
              <w:left w:val="nil"/>
              <w:bottom w:val="nil"/>
              <w:right w:val="nil"/>
            </w:tcBorders>
            <w:shd w:val="clear" w:color="auto" w:fill="auto"/>
            <w:noWrap/>
            <w:vAlign w:val="center"/>
            <w:hideMark/>
          </w:tcPr>
          <w:p w14:paraId="42DEC4B3"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7.5</w:t>
            </w:r>
          </w:p>
        </w:tc>
      </w:tr>
      <w:tr w:rsidR="004A062C" w:rsidRPr="002E1AA0" w14:paraId="03C68F4C" w14:textId="77777777" w:rsidTr="004A062C">
        <w:trPr>
          <w:gridAfter w:val="1"/>
          <w:wAfter w:w="1311" w:type="dxa"/>
          <w:trHeight w:val="500"/>
        </w:trPr>
        <w:tc>
          <w:tcPr>
            <w:tcW w:w="1430" w:type="dxa"/>
            <w:tcBorders>
              <w:top w:val="nil"/>
              <w:left w:val="nil"/>
              <w:bottom w:val="nil"/>
              <w:right w:val="nil"/>
            </w:tcBorders>
            <w:shd w:val="clear" w:color="auto" w:fill="auto"/>
            <w:vAlign w:val="center"/>
            <w:hideMark/>
          </w:tcPr>
          <w:p w14:paraId="6384D6D2" w14:textId="428E61B3" w:rsidR="004A062C" w:rsidRPr="002E1AA0" w:rsidRDefault="004A062C" w:rsidP="00D93DE2">
            <w:pPr>
              <w:spacing w:after="0" w:line="240" w:lineRule="auto"/>
              <w:rPr>
                <w:rFonts w:eastAsia="Times New Roman" w:cs="Times New Roman"/>
                <w:sz w:val="24"/>
                <w:szCs w:val="24"/>
              </w:rPr>
            </w:pPr>
            <w:r w:rsidRPr="002E1AA0">
              <w:rPr>
                <w:rFonts w:eastAsia="Times New Roman" w:cs="Times New Roman"/>
                <w:sz w:val="24"/>
                <w:szCs w:val="24"/>
              </w:rPr>
              <w:t>Low</w:t>
            </w:r>
          </w:p>
        </w:tc>
        <w:tc>
          <w:tcPr>
            <w:tcW w:w="1374" w:type="dxa"/>
            <w:tcBorders>
              <w:top w:val="nil"/>
              <w:left w:val="nil"/>
              <w:bottom w:val="nil"/>
              <w:right w:val="nil"/>
            </w:tcBorders>
            <w:shd w:val="clear" w:color="auto" w:fill="auto"/>
            <w:noWrap/>
            <w:vAlign w:val="center"/>
            <w:hideMark/>
          </w:tcPr>
          <w:p w14:paraId="7A320F27"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0.06</w:t>
            </w:r>
          </w:p>
        </w:tc>
        <w:tc>
          <w:tcPr>
            <w:tcW w:w="1311" w:type="dxa"/>
            <w:tcBorders>
              <w:top w:val="nil"/>
              <w:left w:val="nil"/>
              <w:bottom w:val="nil"/>
              <w:right w:val="nil"/>
            </w:tcBorders>
            <w:shd w:val="clear" w:color="auto" w:fill="auto"/>
            <w:noWrap/>
            <w:vAlign w:val="center"/>
            <w:hideMark/>
          </w:tcPr>
          <w:p w14:paraId="6D7C3557"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4.05</w:t>
            </w:r>
          </w:p>
        </w:tc>
        <w:tc>
          <w:tcPr>
            <w:tcW w:w="1643" w:type="dxa"/>
            <w:tcBorders>
              <w:top w:val="nil"/>
              <w:left w:val="nil"/>
              <w:bottom w:val="nil"/>
              <w:right w:val="nil"/>
            </w:tcBorders>
            <w:shd w:val="clear" w:color="auto" w:fill="auto"/>
            <w:noWrap/>
            <w:vAlign w:val="center"/>
            <w:hideMark/>
          </w:tcPr>
          <w:p w14:paraId="51173348" w14:textId="137194A3"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5.56</w:t>
            </w:r>
          </w:p>
        </w:tc>
        <w:tc>
          <w:tcPr>
            <w:tcW w:w="1643" w:type="dxa"/>
            <w:tcBorders>
              <w:top w:val="nil"/>
              <w:left w:val="nil"/>
              <w:bottom w:val="nil"/>
              <w:right w:val="nil"/>
            </w:tcBorders>
            <w:shd w:val="clear" w:color="auto" w:fill="auto"/>
            <w:noWrap/>
            <w:vAlign w:val="center"/>
            <w:hideMark/>
          </w:tcPr>
          <w:p w14:paraId="0217218F"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7.74</w:t>
            </w:r>
          </w:p>
        </w:tc>
        <w:tc>
          <w:tcPr>
            <w:tcW w:w="1643" w:type="dxa"/>
            <w:tcBorders>
              <w:top w:val="nil"/>
              <w:left w:val="nil"/>
              <w:bottom w:val="nil"/>
              <w:right w:val="nil"/>
            </w:tcBorders>
            <w:shd w:val="clear" w:color="auto" w:fill="auto"/>
            <w:noWrap/>
            <w:vAlign w:val="center"/>
            <w:hideMark/>
          </w:tcPr>
          <w:p w14:paraId="4C6F1A9A"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9.93</w:t>
            </w:r>
          </w:p>
        </w:tc>
      </w:tr>
      <w:tr w:rsidR="004A062C" w:rsidRPr="002E1AA0" w14:paraId="722FB421" w14:textId="77777777" w:rsidTr="004A062C">
        <w:trPr>
          <w:gridAfter w:val="1"/>
          <w:wAfter w:w="1311" w:type="dxa"/>
          <w:trHeight w:val="280"/>
        </w:trPr>
        <w:tc>
          <w:tcPr>
            <w:tcW w:w="1430" w:type="dxa"/>
            <w:tcBorders>
              <w:top w:val="nil"/>
              <w:left w:val="nil"/>
              <w:right w:val="nil"/>
            </w:tcBorders>
            <w:shd w:val="clear" w:color="auto" w:fill="auto"/>
            <w:vAlign w:val="center"/>
            <w:hideMark/>
          </w:tcPr>
          <w:p w14:paraId="7374188B" w14:textId="77777777" w:rsidR="004A062C" w:rsidRPr="002E1AA0" w:rsidRDefault="004A062C" w:rsidP="00D93DE2">
            <w:pPr>
              <w:spacing w:after="0" w:line="240" w:lineRule="auto"/>
              <w:rPr>
                <w:rFonts w:eastAsia="Times New Roman" w:cs="Times New Roman"/>
                <w:sz w:val="24"/>
                <w:szCs w:val="24"/>
              </w:rPr>
            </w:pPr>
            <w:r w:rsidRPr="002E1AA0">
              <w:rPr>
                <w:rFonts w:eastAsia="Times New Roman" w:cs="Times New Roman"/>
                <w:sz w:val="24"/>
                <w:szCs w:val="24"/>
              </w:rPr>
              <w:t>Medium</w:t>
            </w:r>
          </w:p>
        </w:tc>
        <w:tc>
          <w:tcPr>
            <w:tcW w:w="1374" w:type="dxa"/>
            <w:tcBorders>
              <w:top w:val="nil"/>
              <w:left w:val="nil"/>
              <w:right w:val="nil"/>
            </w:tcBorders>
            <w:shd w:val="clear" w:color="auto" w:fill="auto"/>
            <w:noWrap/>
            <w:vAlign w:val="center"/>
            <w:hideMark/>
          </w:tcPr>
          <w:p w14:paraId="47DE86B4"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0.06</w:t>
            </w:r>
          </w:p>
        </w:tc>
        <w:tc>
          <w:tcPr>
            <w:tcW w:w="1311" w:type="dxa"/>
            <w:tcBorders>
              <w:top w:val="nil"/>
              <w:left w:val="nil"/>
              <w:right w:val="nil"/>
            </w:tcBorders>
            <w:shd w:val="clear" w:color="auto" w:fill="auto"/>
            <w:noWrap/>
            <w:vAlign w:val="center"/>
            <w:hideMark/>
          </w:tcPr>
          <w:p w14:paraId="3EE28B1F"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56.07</w:t>
            </w:r>
          </w:p>
        </w:tc>
        <w:tc>
          <w:tcPr>
            <w:tcW w:w="1643" w:type="dxa"/>
            <w:tcBorders>
              <w:top w:val="nil"/>
              <w:left w:val="nil"/>
              <w:right w:val="nil"/>
            </w:tcBorders>
            <w:shd w:val="clear" w:color="auto" w:fill="auto"/>
            <w:noWrap/>
            <w:vAlign w:val="center"/>
            <w:hideMark/>
          </w:tcPr>
          <w:p w14:paraId="13FFF50A" w14:textId="05B28205"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5.56</w:t>
            </w:r>
          </w:p>
        </w:tc>
        <w:tc>
          <w:tcPr>
            <w:tcW w:w="1643" w:type="dxa"/>
            <w:tcBorders>
              <w:top w:val="nil"/>
              <w:left w:val="nil"/>
              <w:right w:val="nil"/>
            </w:tcBorders>
            <w:shd w:val="clear" w:color="auto" w:fill="auto"/>
            <w:noWrap/>
            <w:vAlign w:val="center"/>
            <w:hideMark/>
          </w:tcPr>
          <w:p w14:paraId="5D682CC4"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7.74</w:t>
            </w:r>
          </w:p>
        </w:tc>
        <w:tc>
          <w:tcPr>
            <w:tcW w:w="1643" w:type="dxa"/>
            <w:tcBorders>
              <w:top w:val="nil"/>
              <w:left w:val="nil"/>
              <w:right w:val="nil"/>
            </w:tcBorders>
            <w:shd w:val="clear" w:color="auto" w:fill="auto"/>
            <w:noWrap/>
            <w:vAlign w:val="center"/>
            <w:hideMark/>
          </w:tcPr>
          <w:p w14:paraId="008A3486"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9.93</w:t>
            </w:r>
          </w:p>
        </w:tc>
      </w:tr>
      <w:tr w:rsidR="004A062C" w:rsidRPr="002E1AA0" w14:paraId="65360C6B" w14:textId="77777777" w:rsidTr="004A062C">
        <w:trPr>
          <w:gridAfter w:val="1"/>
          <w:wAfter w:w="1311" w:type="dxa"/>
          <w:trHeight w:val="750"/>
        </w:trPr>
        <w:tc>
          <w:tcPr>
            <w:tcW w:w="1430" w:type="dxa"/>
            <w:tcBorders>
              <w:top w:val="nil"/>
              <w:left w:val="nil"/>
              <w:bottom w:val="single" w:sz="4" w:space="0" w:color="auto"/>
              <w:right w:val="nil"/>
            </w:tcBorders>
            <w:shd w:val="clear" w:color="auto" w:fill="auto"/>
            <w:vAlign w:val="center"/>
            <w:hideMark/>
          </w:tcPr>
          <w:p w14:paraId="2B1E5332" w14:textId="77777777" w:rsidR="004A062C" w:rsidRPr="002E1AA0" w:rsidRDefault="004A062C" w:rsidP="00D93DE2">
            <w:pPr>
              <w:spacing w:after="0" w:line="240" w:lineRule="auto"/>
              <w:rPr>
                <w:rFonts w:eastAsia="Times New Roman" w:cs="Times New Roman"/>
                <w:sz w:val="24"/>
                <w:szCs w:val="24"/>
              </w:rPr>
            </w:pPr>
            <w:r w:rsidRPr="002E1AA0">
              <w:rPr>
                <w:rFonts w:eastAsia="Times New Roman" w:cs="Times New Roman"/>
                <w:sz w:val="24"/>
                <w:szCs w:val="24"/>
              </w:rPr>
              <w:t>High</w:t>
            </w:r>
          </w:p>
        </w:tc>
        <w:tc>
          <w:tcPr>
            <w:tcW w:w="1374" w:type="dxa"/>
            <w:tcBorders>
              <w:top w:val="nil"/>
              <w:left w:val="nil"/>
              <w:bottom w:val="single" w:sz="4" w:space="0" w:color="auto"/>
              <w:right w:val="nil"/>
            </w:tcBorders>
            <w:shd w:val="clear" w:color="auto" w:fill="auto"/>
            <w:noWrap/>
            <w:vAlign w:val="center"/>
            <w:hideMark/>
          </w:tcPr>
          <w:p w14:paraId="456A6CB8"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0.06</w:t>
            </w:r>
          </w:p>
        </w:tc>
        <w:tc>
          <w:tcPr>
            <w:tcW w:w="1311" w:type="dxa"/>
            <w:tcBorders>
              <w:top w:val="nil"/>
              <w:left w:val="nil"/>
              <w:bottom w:val="single" w:sz="4" w:space="0" w:color="auto"/>
              <w:right w:val="nil"/>
            </w:tcBorders>
            <w:shd w:val="clear" w:color="auto" w:fill="auto"/>
            <w:noWrap/>
            <w:vAlign w:val="center"/>
            <w:hideMark/>
          </w:tcPr>
          <w:p w14:paraId="1ED9BA98"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112.14</w:t>
            </w:r>
          </w:p>
        </w:tc>
        <w:tc>
          <w:tcPr>
            <w:tcW w:w="1643" w:type="dxa"/>
            <w:tcBorders>
              <w:top w:val="nil"/>
              <w:left w:val="nil"/>
              <w:bottom w:val="single" w:sz="4" w:space="0" w:color="auto"/>
              <w:right w:val="nil"/>
            </w:tcBorders>
            <w:shd w:val="clear" w:color="auto" w:fill="auto"/>
            <w:noWrap/>
            <w:vAlign w:val="center"/>
            <w:hideMark/>
          </w:tcPr>
          <w:p w14:paraId="21D81457" w14:textId="2D8E1AAC"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5.56</w:t>
            </w:r>
          </w:p>
        </w:tc>
        <w:tc>
          <w:tcPr>
            <w:tcW w:w="1643" w:type="dxa"/>
            <w:tcBorders>
              <w:top w:val="nil"/>
              <w:left w:val="nil"/>
              <w:bottom w:val="single" w:sz="4" w:space="0" w:color="auto"/>
              <w:right w:val="nil"/>
            </w:tcBorders>
            <w:shd w:val="clear" w:color="auto" w:fill="auto"/>
            <w:noWrap/>
            <w:vAlign w:val="center"/>
            <w:hideMark/>
          </w:tcPr>
          <w:p w14:paraId="79910D24"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7.74</w:t>
            </w:r>
          </w:p>
        </w:tc>
        <w:tc>
          <w:tcPr>
            <w:tcW w:w="1643" w:type="dxa"/>
            <w:tcBorders>
              <w:top w:val="nil"/>
              <w:left w:val="nil"/>
              <w:bottom w:val="single" w:sz="4" w:space="0" w:color="auto"/>
              <w:right w:val="nil"/>
            </w:tcBorders>
            <w:shd w:val="clear" w:color="auto" w:fill="auto"/>
            <w:noWrap/>
            <w:vAlign w:val="center"/>
            <w:hideMark/>
          </w:tcPr>
          <w:p w14:paraId="4CB21F7B"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9.93</w:t>
            </w:r>
          </w:p>
        </w:tc>
      </w:tr>
      <w:tr w:rsidR="004A062C" w:rsidRPr="002E1AA0" w14:paraId="1299E3C3" w14:textId="77777777" w:rsidTr="004A062C">
        <w:trPr>
          <w:trHeight w:val="368"/>
        </w:trPr>
        <w:tc>
          <w:tcPr>
            <w:tcW w:w="1430" w:type="dxa"/>
            <w:tcBorders>
              <w:top w:val="single" w:sz="4" w:space="0" w:color="auto"/>
              <w:left w:val="nil"/>
              <w:bottom w:val="single" w:sz="4" w:space="0" w:color="auto"/>
              <w:right w:val="nil"/>
            </w:tcBorders>
            <w:shd w:val="clear" w:color="auto" w:fill="auto"/>
            <w:noWrap/>
            <w:vAlign w:val="bottom"/>
            <w:hideMark/>
          </w:tcPr>
          <w:p w14:paraId="65874155" w14:textId="77777777" w:rsidR="004A062C" w:rsidRPr="002E1AA0" w:rsidRDefault="004A062C" w:rsidP="00D93DE2">
            <w:pPr>
              <w:spacing w:after="0" w:line="240" w:lineRule="auto"/>
              <w:jc w:val="right"/>
              <w:rPr>
                <w:rFonts w:eastAsia="Times New Roman" w:cs="Times New Roman"/>
                <w:color w:val="000000"/>
                <w:sz w:val="24"/>
                <w:szCs w:val="24"/>
              </w:rPr>
            </w:pPr>
          </w:p>
        </w:tc>
        <w:tc>
          <w:tcPr>
            <w:tcW w:w="1374" w:type="dxa"/>
            <w:tcBorders>
              <w:top w:val="single" w:sz="4" w:space="0" w:color="auto"/>
              <w:left w:val="nil"/>
              <w:bottom w:val="single" w:sz="4" w:space="0" w:color="auto"/>
              <w:right w:val="nil"/>
            </w:tcBorders>
            <w:shd w:val="clear" w:color="auto" w:fill="auto"/>
            <w:noWrap/>
            <w:vAlign w:val="bottom"/>
            <w:hideMark/>
          </w:tcPr>
          <w:p w14:paraId="10E23944" w14:textId="77777777" w:rsidR="004A062C" w:rsidRPr="002E1AA0" w:rsidRDefault="004A062C" w:rsidP="00D93DE2">
            <w:pPr>
              <w:spacing w:after="0" w:line="240" w:lineRule="auto"/>
              <w:rPr>
                <w:rFonts w:eastAsia="Times New Roman" w:cs="Times New Roman"/>
                <w:sz w:val="24"/>
                <w:szCs w:val="24"/>
              </w:rPr>
            </w:pPr>
          </w:p>
        </w:tc>
        <w:tc>
          <w:tcPr>
            <w:tcW w:w="1311" w:type="dxa"/>
            <w:tcBorders>
              <w:top w:val="single" w:sz="4" w:space="0" w:color="auto"/>
              <w:left w:val="nil"/>
              <w:bottom w:val="single" w:sz="4" w:space="0" w:color="auto"/>
              <w:right w:val="nil"/>
            </w:tcBorders>
            <w:shd w:val="clear" w:color="auto" w:fill="auto"/>
            <w:noWrap/>
            <w:vAlign w:val="bottom"/>
            <w:hideMark/>
          </w:tcPr>
          <w:p w14:paraId="51BBA1F2" w14:textId="77777777" w:rsidR="004A062C" w:rsidRPr="002E1AA0" w:rsidRDefault="004A062C" w:rsidP="00D93DE2">
            <w:pPr>
              <w:spacing w:after="0" w:line="240" w:lineRule="auto"/>
              <w:rPr>
                <w:rFonts w:eastAsia="Times New Roman" w:cs="Times New Roman"/>
                <w:sz w:val="24"/>
                <w:szCs w:val="24"/>
              </w:rPr>
            </w:pPr>
          </w:p>
        </w:tc>
        <w:tc>
          <w:tcPr>
            <w:tcW w:w="1643" w:type="dxa"/>
            <w:tcBorders>
              <w:top w:val="single" w:sz="4" w:space="0" w:color="auto"/>
              <w:left w:val="nil"/>
              <w:bottom w:val="single" w:sz="4" w:space="0" w:color="auto"/>
              <w:right w:val="nil"/>
            </w:tcBorders>
            <w:shd w:val="clear" w:color="auto" w:fill="auto"/>
            <w:noWrap/>
            <w:vAlign w:val="bottom"/>
            <w:hideMark/>
          </w:tcPr>
          <w:p w14:paraId="26409C41" w14:textId="77777777" w:rsidR="004A062C" w:rsidRPr="002E1AA0" w:rsidRDefault="004A062C" w:rsidP="00D93DE2">
            <w:pPr>
              <w:spacing w:after="0" w:line="240" w:lineRule="auto"/>
              <w:rPr>
                <w:rFonts w:eastAsia="Times New Roman" w:cs="Times New Roman"/>
                <w:sz w:val="24"/>
                <w:szCs w:val="24"/>
              </w:rPr>
            </w:pPr>
          </w:p>
        </w:tc>
        <w:tc>
          <w:tcPr>
            <w:tcW w:w="1643" w:type="dxa"/>
            <w:tcBorders>
              <w:top w:val="single" w:sz="4" w:space="0" w:color="auto"/>
              <w:left w:val="nil"/>
              <w:bottom w:val="single" w:sz="4" w:space="0" w:color="auto"/>
              <w:right w:val="nil"/>
            </w:tcBorders>
            <w:shd w:val="clear" w:color="auto" w:fill="auto"/>
            <w:noWrap/>
            <w:vAlign w:val="bottom"/>
            <w:hideMark/>
          </w:tcPr>
          <w:p w14:paraId="17B72D34" w14:textId="77777777" w:rsidR="004A062C" w:rsidRPr="002E1AA0" w:rsidRDefault="004A062C" w:rsidP="00D93DE2">
            <w:pPr>
              <w:spacing w:after="0" w:line="240" w:lineRule="auto"/>
              <w:rPr>
                <w:rFonts w:eastAsia="Times New Roman" w:cs="Times New Roman"/>
                <w:sz w:val="24"/>
                <w:szCs w:val="24"/>
              </w:rPr>
            </w:pPr>
          </w:p>
        </w:tc>
        <w:tc>
          <w:tcPr>
            <w:tcW w:w="1643" w:type="dxa"/>
            <w:tcBorders>
              <w:top w:val="single" w:sz="4" w:space="0" w:color="auto"/>
              <w:left w:val="nil"/>
              <w:bottom w:val="single" w:sz="4" w:space="0" w:color="auto"/>
              <w:right w:val="nil"/>
            </w:tcBorders>
            <w:shd w:val="clear" w:color="auto" w:fill="auto"/>
            <w:noWrap/>
            <w:vAlign w:val="bottom"/>
            <w:hideMark/>
          </w:tcPr>
          <w:p w14:paraId="694DD138" w14:textId="77777777" w:rsidR="004A062C" w:rsidRPr="002E1AA0" w:rsidRDefault="004A062C" w:rsidP="00D93DE2">
            <w:pPr>
              <w:spacing w:after="0" w:line="240" w:lineRule="auto"/>
              <w:rPr>
                <w:rFonts w:eastAsia="Times New Roman" w:cs="Times New Roman"/>
                <w:sz w:val="24"/>
                <w:szCs w:val="24"/>
              </w:rPr>
            </w:pPr>
          </w:p>
        </w:tc>
        <w:tc>
          <w:tcPr>
            <w:tcW w:w="1311" w:type="dxa"/>
            <w:tcBorders>
              <w:left w:val="nil"/>
              <w:bottom w:val="single" w:sz="4" w:space="0" w:color="auto"/>
              <w:right w:val="nil"/>
            </w:tcBorders>
            <w:shd w:val="clear" w:color="auto" w:fill="auto"/>
            <w:noWrap/>
            <w:vAlign w:val="bottom"/>
            <w:hideMark/>
          </w:tcPr>
          <w:p w14:paraId="30EEAC40" w14:textId="77777777" w:rsidR="004A062C" w:rsidRDefault="004A062C" w:rsidP="00D93DE2">
            <w:pPr>
              <w:spacing w:after="0" w:line="240" w:lineRule="auto"/>
              <w:rPr>
                <w:rFonts w:eastAsia="Times New Roman" w:cs="Times New Roman"/>
                <w:sz w:val="24"/>
                <w:szCs w:val="24"/>
              </w:rPr>
            </w:pPr>
          </w:p>
          <w:p w14:paraId="4F52D1F7" w14:textId="77777777" w:rsidR="006D00EE" w:rsidRDefault="006D00EE" w:rsidP="00D93DE2">
            <w:pPr>
              <w:spacing w:after="0" w:line="240" w:lineRule="auto"/>
              <w:rPr>
                <w:rFonts w:eastAsia="Times New Roman" w:cs="Times New Roman"/>
                <w:sz w:val="24"/>
                <w:szCs w:val="24"/>
              </w:rPr>
            </w:pPr>
          </w:p>
          <w:p w14:paraId="374DCBD8" w14:textId="77777777" w:rsidR="006D00EE" w:rsidRDefault="006D00EE" w:rsidP="00D93DE2">
            <w:pPr>
              <w:spacing w:after="0" w:line="240" w:lineRule="auto"/>
              <w:rPr>
                <w:rFonts w:eastAsia="Times New Roman" w:cs="Times New Roman"/>
                <w:sz w:val="24"/>
                <w:szCs w:val="24"/>
              </w:rPr>
            </w:pPr>
          </w:p>
          <w:p w14:paraId="3E91F283" w14:textId="77777777" w:rsidR="006D00EE" w:rsidRDefault="006D00EE" w:rsidP="00D93DE2">
            <w:pPr>
              <w:spacing w:after="0" w:line="240" w:lineRule="auto"/>
              <w:rPr>
                <w:rFonts w:eastAsia="Times New Roman" w:cs="Times New Roman"/>
                <w:sz w:val="24"/>
                <w:szCs w:val="24"/>
              </w:rPr>
            </w:pPr>
          </w:p>
          <w:p w14:paraId="00116BA7" w14:textId="77777777" w:rsidR="006D00EE" w:rsidRDefault="006D00EE" w:rsidP="00D93DE2">
            <w:pPr>
              <w:spacing w:after="0" w:line="240" w:lineRule="auto"/>
              <w:rPr>
                <w:rFonts w:eastAsia="Times New Roman" w:cs="Times New Roman"/>
                <w:sz w:val="24"/>
                <w:szCs w:val="24"/>
              </w:rPr>
            </w:pPr>
          </w:p>
          <w:p w14:paraId="375B93E6" w14:textId="77777777" w:rsidR="006D00EE" w:rsidRDefault="006D00EE" w:rsidP="00D93DE2">
            <w:pPr>
              <w:spacing w:after="0" w:line="240" w:lineRule="auto"/>
              <w:rPr>
                <w:rFonts w:eastAsia="Times New Roman" w:cs="Times New Roman"/>
                <w:sz w:val="24"/>
                <w:szCs w:val="24"/>
              </w:rPr>
            </w:pPr>
          </w:p>
          <w:p w14:paraId="4F45BB2B" w14:textId="77777777" w:rsidR="006D00EE" w:rsidRDefault="006D00EE" w:rsidP="00D93DE2">
            <w:pPr>
              <w:spacing w:after="0" w:line="240" w:lineRule="auto"/>
              <w:rPr>
                <w:rFonts w:eastAsia="Times New Roman" w:cs="Times New Roman"/>
                <w:sz w:val="24"/>
                <w:szCs w:val="24"/>
              </w:rPr>
            </w:pPr>
          </w:p>
          <w:p w14:paraId="412A3537" w14:textId="77777777" w:rsidR="006D00EE" w:rsidRDefault="006D00EE" w:rsidP="00D93DE2">
            <w:pPr>
              <w:spacing w:after="0" w:line="240" w:lineRule="auto"/>
              <w:rPr>
                <w:rFonts w:eastAsia="Times New Roman" w:cs="Times New Roman"/>
                <w:sz w:val="24"/>
                <w:szCs w:val="24"/>
              </w:rPr>
            </w:pPr>
          </w:p>
          <w:p w14:paraId="0B485B98" w14:textId="77777777" w:rsidR="006D00EE" w:rsidRDefault="006D00EE" w:rsidP="00D93DE2">
            <w:pPr>
              <w:spacing w:after="0" w:line="240" w:lineRule="auto"/>
              <w:rPr>
                <w:rFonts w:eastAsia="Times New Roman" w:cs="Times New Roman"/>
                <w:sz w:val="24"/>
                <w:szCs w:val="24"/>
              </w:rPr>
            </w:pPr>
          </w:p>
          <w:p w14:paraId="71EE9D2C" w14:textId="77777777" w:rsidR="006D00EE" w:rsidRDefault="006D00EE" w:rsidP="00D93DE2">
            <w:pPr>
              <w:spacing w:after="0" w:line="240" w:lineRule="auto"/>
              <w:rPr>
                <w:rFonts w:eastAsia="Times New Roman" w:cs="Times New Roman"/>
                <w:sz w:val="24"/>
                <w:szCs w:val="24"/>
              </w:rPr>
            </w:pPr>
          </w:p>
          <w:p w14:paraId="6A10A1B5" w14:textId="77777777" w:rsidR="006D00EE" w:rsidRDefault="006D00EE" w:rsidP="00D93DE2">
            <w:pPr>
              <w:spacing w:after="0" w:line="240" w:lineRule="auto"/>
              <w:rPr>
                <w:rFonts w:eastAsia="Times New Roman" w:cs="Times New Roman"/>
                <w:sz w:val="24"/>
                <w:szCs w:val="24"/>
              </w:rPr>
            </w:pPr>
          </w:p>
          <w:p w14:paraId="69604D6C" w14:textId="77777777" w:rsidR="006D00EE" w:rsidRPr="002E1AA0" w:rsidRDefault="006D00EE" w:rsidP="00D93DE2">
            <w:pPr>
              <w:spacing w:after="0" w:line="240" w:lineRule="auto"/>
              <w:rPr>
                <w:rFonts w:eastAsia="Times New Roman" w:cs="Times New Roman"/>
                <w:sz w:val="24"/>
                <w:szCs w:val="24"/>
              </w:rPr>
            </w:pPr>
          </w:p>
        </w:tc>
      </w:tr>
      <w:tr w:rsidR="004A062C" w:rsidRPr="002E1AA0" w14:paraId="35116145" w14:textId="77777777" w:rsidTr="004A062C">
        <w:trPr>
          <w:trHeight w:val="1440"/>
        </w:trPr>
        <w:tc>
          <w:tcPr>
            <w:tcW w:w="1430" w:type="dxa"/>
            <w:tcBorders>
              <w:top w:val="single" w:sz="4" w:space="0" w:color="auto"/>
              <w:left w:val="nil"/>
              <w:bottom w:val="single" w:sz="4" w:space="0" w:color="auto"/>
              <w:right w:val="nil"/>
            </w:tcBorders>
            <w:shd w:val="clear" w:color="auto" w:fill="auto"/>
            <w:noWrap/>
            <w:vAlign w:val="center"/>
            <w:hideMark/>
          </w:tcPr>
          <w:p w14:paraId="6B86A0E1" w14:textId="77777777" w:rsidR="004A062C" w:rsidRPr="002E1AA0" w:rsidRDefault="004A062C" w:rsidP="00D93DE2">
            <w:pPr>
              <w:spacing w:after="0" w:line="240" w:lineRule="auto"/>
              <w:rPr>
                <w:rFonts w:eastAsia="Times New Roman" w:cs="Times New Roman"/>
                <w:sz w:val="24"/>
                <w:szCs w:val="24"/>
              </w:rPr>
            </w:pPr>
            <w:r w:rsidRPr="002E1AA0">
              <w:rPr>
                <w:rFonts w:eastAsia="Times New Roman" w:cs="Times New Roman"/>
                <w:sz w:val="24"/>
                <w:szCs w:val="24"/>
              </w:rPr>
              <w:lastRenderedPageBreak/>
              <w:t>Urban/</w:t>
            </w:r>
          </w:p>
          <w:p w14:paraId="34C3766C" w14:textId="26D6BFD1" w:rsidR="004A062C" w:rsidRPr="002E1AA0" w:rsidRDefault="004A062C" w:rsidP="00D93DE2">
            <w:pPr>
              <w:spacing w:after="0" w:line="240" w:lineRule="auto"/>
              <w:rPr>
                <w:rFonts w:eastAsia="Times New Roman" w:cs="Times New Roman"/>
                <w:sz w:val="24"/>
                <w:szCs w:val="24"/>
              </w:rPr>
            </w:pPr>
            <w:r w:rsidRPr="002E1AA0">
              <w:rPr>
                <w:rFonts w:eastAsia="Times New Roman" w:cs="Times New Roman"/>
                <w:sz w:val="24"/>
                <w:szCs w:val="24"/>
              </w:rPr>
              <w:t>Suburban</w:t>
            </w:r>
          </w:p>
        </w:tc>
        <w:tc>
          <w:tcPr>
            <w:tcW w:w="1374" w:type="dxa"/>
            <w:tcBorders>
              <w:top w:val="single" w:sz="4" w:space="0" w:color="auto"/>
              <w:left w:val="nil"/>
              <w:bottom w:val="single" w:sz="4" w:space="0" w:color="auto"/>
              <w:right w:val="nil"/>
            </w:tcBorders>
            <w:shd w:val="clear" w:color="000000" w:fill="FF0000"/>
            <w:vAlign w:val="center"/>
            <w:hideMark/>
          </w:tcPr>
          <w:p w14:paraId="49A2EB1F" w14:textId="77777777" w:rsidR="004A062C" w:rsidRPr="002E1AA0" w:rsidRDefault="004A062C" w:rsidP="00CF5E2A">
            <w:pPr>
              <w:spacing w:after="0" w:line="240" w:lineRule="auto"/>
              <w:jc w:val="center"/>
              <w:rPr>
                <w:rFonts w:eastAsia="Times New Roman" w:cs="Times New Roman"/>
                <w:color w:val="FFFFFF"/>
                <w:sz w:val="24"/>
                <w:szCs w:val="24"/>
              </w:rPr>
            </w:pPr>
            <w:r w:rsidRPr="002E1AA0">
              <w:rPr>
                <w:rFonts w:eastAsia="Times New Roman" w:cs="Times New Roman"/>
                <w:color w:val="FFFFFF"/>
                <w:sz w:val="24"/>
                <w:szCs w:val="24"/>
              </w:rPr>
              <w:t>Developed Open Space Linear</w:t>
            </w:r>
          </w:p>
        </w:tc>
        <w:tc>
          <w:tcPr>
            <w:tcW w:w="1311" w:type="dxa"/>
            <w:tcBorders>
              <w:top w:val="single" w:sz="4" w:space="0" w:color="auto"/>
              <w:left w:val="nil"/>
              <w:bottom w:val="single" w:sz="4" w:space="0" w:color="auto"/>
              <w:right w:val="nil"/>
            </w:tcBorders>
            <w:shd w:val="clear" w:color="000000" w:fill="FF9999"/>
            <w:vAlign w:val="center"/>
            <w:hideMark/>
          </w:tcPr>
          <w:p w14:paraId="0A22CE98" w14:textId="3FEAE3A8" w:rsidR="004A062C" w:rsidRPr="002E1AA0" w:rsidRDefault="004A062C" w:rsidP="00CF5E2A">
            <w:pPr>
              <w:spacing w:after="0" w:line="240" w:lineRule="auto"/>
              <w:jc w:val="center"/>
              <w:rPr>
                <w:rFonts w:eastAsia="Times New Roman" w:cs="Times New Roman"/>
                <w:color w:val="000000"/>
                <w:sz w:val="24"/>
                <w:szCs w:val="24"/>
              </w:rPr>
            </w:pPr>
            <w:r w:rsidRPr="002E1AA0">
              <w:rPr>
                <w:rFonts w:eastAsia="Times New Roman" w:cs="Times New Roman"/>
                <w:color w:val="000000"/>
                <w:sz w:val="24"/>
                <w:szCs w:val="24"/>
              </w:rPr>
              <w:t>Developed Low Intensity, Within Urban</w:t>
            </w:r>
          </w:p>
        </w:tc>
        <w:tc>
          <w:tcPr>
            <w:tcW w:w="1643" w:type="dxa"/>
            <w:tcBorders>
              <w:top w:val="single" w:sz="4" w:space="0" w:color="auto"/>
              <w:left w:val="nil"/>
              <w:bottom w:val="single" w:sz="4" w:space="0" w:color="auto"/>
              <w:right w:val="nil"/>
            </w:tcBorders>
            <w:shd w:val="clear" w:color="000000" w:fill="FF7C80"/>
            <w:vAlign w:val="center"/>
            <w:hideMark/>
          </w:tcPr>
          <w:p w14:paraId="745C57E2" w14:textId="66CC778F" w:rsidR="004A062C" w:rsidRPr="002E1AA0" w:rsidRDefault="004A062C" w:rsidP="00CF5E2A">
            <w:pPr>
              <w:spacing w:after="0" w:line="240" w:lineRule="auto"/>
              <w:jc w:val="center"/>
              <w:rPr>
                <w:rFonts w:eastAsia="Times New Roman" w:cs="Times New Roman"/>
                <w:color w:val="000000"/>
                <w:sz w:val="24"/>
                <w:szCs w:val="24"/>
              </w:rPr>
            </w:pPr>
            <w:r w:rsidRPr="002E1AA0">
              <w:rPr>
                <w:rFonts w:eastAsia="Times New Roman" w:cs="Times New Roman"/>
                <w:color w:val="000000"/>
                <w:sz w:val="24"/>
                <w:szCs w:val="24"/>
              </w:rPr>
              <w:t>Developed Med</w:t>
            </w:r>
            <w:r w:rsidR="008A477E" w:rsidRPr="002E1AA0">
              <w:rPr>
                <w:rFonts w:eastAsia="Times New Roman" w:cs="Times New Roman"/>
                <w:color w:val="000000"/>
                <w:sz w:val="24"/>
                <w:szCs w:val="24"/>
              </w:rPr>
              <w:t>ium</w:t>
            </w:r>
            <w:r w:rsidRPr="002E1AA0">
              <w:rPr>
                <w:rFonts w:eastAsia="Times New Roman" w:cs="Times New Roman"/>
                <w:color w:val="000000"/>
                <w:sz w:val="24"/>
                <w:szCs w:val="24"/>
              </w:rPr>
              <w:t xml:space="preserve"> Intensity</w:t>
            </w:r>
          </w:p>
        </w:tc>
        <w:tc>
          <w:tcPr>
            <w:tcW w:w="1643" w:type="dxa"/>
            <w:tcBorders>
              <w:top w:val="single" w:sz="4" w:space="0" w:color="auto"/>
              <w:left w:val="nil"/>
              <w:bottom w:val="single" w:sz="4" w:space="0" w:color="auto"/>
              <w:right w:val="nil"/>
            </w:tcBorders>
            <w:shd w:val="clear" w:color="000000" w:fill="C00000"/>
            <w:vAlign w:val="center"/>
            <w:hideMark/>
          </w:tcPr>
          <w:p w14:paraId="15A481EC" w14:textId="173CA8EA" w:rsidR="004A062C" w:rsidRPr="002E1AA0" w:rsidRDefault="004A062C" w:rsidP="00CF5E2A">
            <w:pPr>
              <w:spacing w:after="0" w:line="240" w:lineRule="auto"/>
              <w:jc w:val="center"/>
              <w:rPr>
                <w:rFonts w:eastAsia="Times New Roman" w:cs="Times New Roman"/>
                <w:color w:val="FFFFFF"/>
                <w:sz w:val="24"/>
                <w:szCs w:val="24"/>
              </w:rPr>
            </w:pPr>
            <w:r w:rsidRPr="002E1AA0">
              <w:rPr>
                <w:rFonts w:eastAsia="Times New Roman" w:cs="Times New Roman"/>
                <w:color w:val="FFFFFF"/>
                <w:sz w:val="24"/>
                <w:szCs w:val="24"/>
              </w:rPr>
              <w:t>Developed High Intensity</w:t>
            </w:r>
          </w:p>
        </w:tc>
        <w:tc>
          <w:tcPr>
            <w:tcW w:w="1643" w:type="dxa"/>
            <w:tcBorders>
              <w:top w:val="single" w:sz="4" w:space="0" w:color="auto"/>
              <w:left w:val="nil"/>
              <w:bottom w:val="single" w:sz="4" w:space="0" w:color="auto"/>
              <w:right w:val="nil"/>
            </w:tcBorders>
            <w:shd w:val="clear" w:color="000000" w:fill="FF0000"/>
            <w:vAlign w:val="center"/>
            <w:hideMark/>
          </w:tcPr>
          <w:p w14:paraId="63190849" w14:textId="77777777" w:rsidR="004A062C" w:rsidRPr="002E1AA0" w:rsidRDefault="004A062C" w:rsidP="00CF5E2A">
            <w:pPr>
              <w:spacing w:after="0" w:line="240" w:lineRule="auto"/>
              <w:jc w:val="center"/>
              <w:rPr>
                <w:rFonts w:eastAsia="Times New Roman" w:cs="Times New Roman"/>
                <w:color w:val="FFFFFF"/>
                <w:sz w:val="24"/>
                <w:szCs w:val="24"/>
              </w:rPr>
            </w:pPr>
            <w:r w:rsidRPr="002E1AA0">
              <w:rPr>
                <w:rFonts w:eastAsia="Times New Roman" w:cs="Times New Roman"/>
                <w:color w:val="FFFFFF"/>
                <w:sz w:val="24"/>
                <w:szCs w:val="24"/>
              </w:rPr>
              <w:t>Developed Open Space Core</w:t>
            </w:r>
          </w:p>
        </w:tc>
        <w:tc>
          <w:tcPr>
            <w:tcW w:w="1311" w:type="dxa"/>
            <w:tcBorders>
              <w:top w:val="single" w:sz="4" w:space="0" w:color="auto"/>
              <w:left w:val="nil"/>
              <w:bottom w:val="single" w:sz="4" w:space="0" w:color="auto"/>
              <w:right w:val="nil"/>
            </w:tcBorders>
            <w:shd w:val="clear" w:color="000000" w:fill="FF9999"/>
            <w:vAlign w:val="center"/>
            <w:hideMark/>
          </w:tcPr>
          <w:p w14:paraId="525FB248" w14:textId="6F5B4BCB" w:rsidR="004A062C" w:rsidRPr="002E1AA0" w:rsidRDefault="004A062C" w:rsidP="00CF5E2A">
            <w:pPr>
              <w:spacing w:after="0" w:line="240" w:lineRule="auto"/>
              <w:jc w:val="center"/>
              <w:rPr>
                <w:rFonts w:eastAsia="Times New Roman" w:cs="Times New Roman"/>
                <w:color w:val="000000"/>
                <w:sz w:val="24"/>
                <w:szCs w:val="24"/>
              </w:rPr>
            </w:pPr>
            <w:r w:rsidRPr="002E1AA0">
              <w:rPr>
                <w:rFonts w:eastAsia="Times New Roman" w:cs="Times New Roman"/>
                <w:color w:val="000000"/>
                <w:sz w:val="24"/>
                <w:szCs w:val="24"/>
              </w:rPr>
              <w:t>Developed Low Intensity, Exurban</w:t>
            </w:r>
          </w:p>
        </w:tc>
      </w:tr>
      <w:tr w:rsidR="004A062C" w:rsidRPr="002E1AA0" w14:paraId="73E412C5" w14:textId="77777777" w:rsidTr="004A062C">
        <w:trPr>
          <w:trHeight w:val="530"/>
        </w:trPr>
        <w:tc>
          <w:tcPr>
            <w:tcW w:w="1430" w:type="dxa"/>
            <w:tcBorders>
              <w:top w:val="single" w:sz="4" w:space="0" w:color="auto"/>
              <w:left w:val="nil"/>
              <w:bottom w:val="nil"/>
              <w:right w:val="nil"/>
            </w:tcBorders>
            <w:shd w:val="clear" w:color="auto" w:fill="auto"/>
            <w:noWrap/>
            <w:vAlign w:val="center"/>
            <w:hideMark/>
          </w:tcPr>
          <w:p w14:paraId="76CD7326" w14:textId="77777777" w:rsidR="004A062C" w:rsidRPr="002E1AA0" w:rsidRDefault="004A062C" w:rsidP="00D93DE2">
            <w:pPr>
              <w:spacing w:after="0" w:line="240" w:lineRule="auto"/>
              <w:rPr>
                <w:rFonts w:eastAsia="Times New Roman" w:cs="Times New Roman"/>
                <w:sz w:val="24"/>
                <w:szCs w:val="24"/>
              </w:rPr>
            </w:pPr>
            <w:r w:rsidRPr="002E1AA0">
              <w:rPr>
                <w:rFonts w:eastAsia="Times New Roman" w:cs="Times New Roman"/>
                <w:sz w:val="24"/>
                <w:szCs w:val="24"/>
              </w:rPr>
              <w:t>Current</w:t>
            </w:r>
          </w:p>
        </w:tc>
        <w:tc>
          <w:tcPr>
            <w:tcW w:w="1374" w:type="dxa"/>
            <w:tcBorders>
              <w:top w:val="single" w:sz="4" w:space="0" w:color="auto"/>
              <w:left w:val="nil"/>
              <w:bottom w:val="nil"/>
              <w:right w:val="nil"/>
            </w:tcBorders>
            <w:shd w:val="clear" w:color="auto" w:fill="auto"/>
            <w:noWrap/>
            <w:vAlign w:val="center"/>
            <w:hideMark/>
          </w:tcPr>
          <w:p w14:paraId="42C765E7"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w:t>
            </w:r>
          </w:p>
        </w:tc>
        <w:tc>
          <w:tcPr>
            <w:tcW w:w="1311" w:type="dxa"/>
            <w:tcBorders>
              <w:top w:val="single" w:sz="4" w:space="0" w:color="auto"/>
              <w:left w:val="nil"/>
              <w:bottom w:val="nil"/>
              <w:right w:val="nil"/>
            </w:tcBorders>
            <w:shd w:val="clear" w:color="auto" w:fill="auto"/>
            <w:noWrap/>
            <w:vAlign w:val="center"/>
            <w:hideMark/>
          </w:tcPr>
          <w:p w14:paraId="769D1460"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w:t>
            </w:r>
          </w:p>
        </w:tc>
        <w:tc>
          <w:tcPr>
            <w:tcW w:w="1643" w:type="dxa"/>
            <w:tcBorders>
              <w:top w:val="single" w:sz="4" w:space="0" w:color="auto"/>
              <w:left w:val="nil"/>
              <w:bottom w:val="nil"/>
              <w:right w:val="nil"/>
            </w:tcBorders>
            <w:shd w:val="clear" w:color="auto" w:fill="auto"/>
            <w:noWrap/>
            <w:vAlign w:val="center"/>
            <w:hideMark/>
          </w:tcPr>
          <w:p w14:paraId="03238F54"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w:t>
            </w:r>
          </w:p>
        </w:tc>
        <w:tc>
          <w:tcPr>
            <w:tcW w:w="1643" w:type="dxa"/>
            <w:tcBorders>
              <w:top w:val="single" w:sz="4" w:space="0" w:color="auto"/>
              <w:left w:val="nil"/>
              <w:bottom w:val="nil"/>
              <w:right w:val="nil"/>
            </w:tcBorders>
            <w:shd w:val="clear" w:color="auto" w:fill="auto"/>
            <w:noWrap/>
            <w:vAlign w:val="center"/>
            <w:hideMark/>
          </w:tcPr>
          <w:p w14:paraId="063E4516"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w:t>
            </w:r>
          </w:p>
        </w:tc>
        <w:tc>
          <w:tcPr>
            <w:tcW w:w="1643" w:type="dxa"/>
            <w:tcBorders>
              <w:top w:val="single" w:sz="4" w:space="0" w:color="auto"/>
              <w:left w:val="nil"/>
              <w:bottom w:val="nil"/>
              <w:right w:val="nil"/>
            </w:tcBorders>
            <w:shd w:val="clear" w:color="auto" w:fill="auto"/>
            <w:noWrap/>
            <w:vAlign w:val="center"/>
            <w:hideMark/>
          </w:tcPr>
          <w:p w14:paraId="1DED1FFC"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w:t>
            </w:r>
          </w:p>
        </w:tc>
        <w:tc>
          <w:tcPr>
            <w:tcW w:w="1311" w:type="dxa"/>
            <w:tcBorders>
              <w:top w:val="single" w:sz="4" w:space="0" w:color="auto"/>
              <w:left w:val="nil"/>
              <w:bottom w:val="nil"/>
              <w:right w:val="nil"/>
            </w:tcBorders>
            <w:shd w:val="clear" w:color="auto" w:fill="auto"/>
            <w:noWrap/>
            <w:vAlign w:val="center"/>
            <w:hideMark/>
          </w:tcPr>
          <w:p w14:paraId="2CF0B97E" w14:textId="40916A40"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1.00</w:t>
            </w:r>
          </w:p>
        </w:tc>
      </w:tr>
      <w:tr w:rsidR="004A062C" w:rsidRPr="002E1AA0" w14:paraId="69D888C3" w14:textId="77777777" w:rsidTr="004A062C">
        <w:trPr>
          <w:trHeight w:val="750"/>
        </w:trPr>
        <w:tc>
          <w:tcPr>
            <w:tcW w:w="1430" w:type="dxa"/>
            <w:tcBorders>
              <w:top w:val="nil"/>
              <w:left w:val="nil"/>
              <w:bottom w:val="nil"/>
              <w:right w:val="nil"/>
            </w:tcBorders>
            <w:shd w:val="clear" w:color="auto" w:fill="auto"/>
            <w:vAlign w:val="center"/>
            <w:hideMark/>
          </w:tcPr>
          <w:p w14:paraId="0FB1020F" w14:textId="7576BF38" w:rsidR="004A062C" w:rsidRPr="002E1AA0" w:rsidRDefault="004A062C" w:rsidP="00D93DE2">
            <w:pPr>
              <w:spacing w:after="0" w:line="240" w:lineRule="auto"/>
              <w:rPr>
                <w:rFonts w:eastAsia="Times New Roman" w:cs="Times New Roman"/>
                <w:sz w:val="24"/>
                <w:szCs w:val="24"/>
              </w:rPr>
            </w:pPr>
            <w:r w:rsidRPr="002E1AA0">
              <w:rPr>
                <w:rFonts w:eastAsia="Times New Roman" w:cs="Times New Roman"/>
                <w:sz w:val="24"/>
                <w:szCs w:val="24"/>
              </w:rPr>
              <w:t>Low</w:t>
            </w:r>
          </w:p>
        </w:tc>
        <w:tc>
          <w:tcPr>
            <w:tcW w:w="1374" w:type="dxa"/>
            <w:tcBorders>
              <w:top w:val="nil"/>
              <w:left w:val="nil"/>
              <w:bottom w:val="nil"/>
              <w:right w:val="nil"/>
            </w:tcBorders>
            <w:shd w:val="clear" w:color="auto" w:fill="auto"/>
            <w:noWrap/>
            <w:vAlign w:val="center"/>
            <w:hideMark/>
          </w:tcPr>
          <w:p w14:paraId="14A8C1E8"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nil"/>
              <w:left w:val="nil"/>
              <w:bottom w:val="nil"/>
              <w:right w:val="nil"/>
            </w:tcBorders>
            <w:shd w:val="clear" w:color="auto" w:fill="auto"/>
            <w:noWrap/>
            <w:vAlign w:val="center"/>
            <w:hideMark/>
          </w:tcPr>
          <w:p w14:paraId="2923AD8F"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1.49</w:t>
            </w:r>
          </w:p>
        </w:tc>
        <w:tc>
          <w:tcPr>
            <w:tcW w:w="1643" w:type="dxa"/>
            <w:tcBorders>
              <w:top w:val="nil"/>
              <w:left w:val="nil"/>
              <w:bottom w:val="nil"/>
              <w:right w:val="nil"/>
            </w:tcBorders>
            <w:shd w:val="clear" w:color="auto" w:fill="auto"/>
            <w:noWrap/>
            <w:vAlign w:val="center"/>
            <w:hideMark/>
          </w:tcPr>
          <w:p w14:paraId="58C61D57"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0.75</w:t>
            </w:r>
          </w:p>
        </w:tc>
        <w:tc>
          <w:tcPr>
            <w:tcW w:w="1643" w:type="dxa"/>
            <w:tcBorders>
              <w:top w:val="nil"/>
              <w:left w:val="nil"/>
              <w:bottom w:val="nil"/>
              <w:right w:val="nil"/>
            </w:tcBorders>
            <w:shd w:val="clear" w:color="auto" w:fill="auto"/>
            <w:noWrap/>
            <w:vAlign w:val="center"/>
            <w:hideMark/>
          </w:tcPr>
          <w:p w14:paraId="43607D01" w14:textId="1C7791ED"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0.20</w:t>
            </w:r>
          </w:p>
        </w:tc>
        <w:tc>
          <w:tcPr>
            <w:tcW w:w="1643" w:type="dxa"/>
            <w:tcBorders>
              <w:top w:val="nil"/>
              <w:left w:val="nil"/>
              <w:bottom w:val="nil"/>
              <w:right w:val="nil"/>
            </w:tcBorders>
            <w:shd w:val="clear" w:color="auto" w:fill="auto"/>
            <w:noWrap/>
            <w:vAlign w:val="center"/>
            <w:hideMark/>
          </w:tcPr>
          <w:p w14:paraId="67A86681"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nil"/>
              <w:left w:val="nil"/>
              <w:bottom w:val="nil"/>
              <w:right w:val="nil"/>
            </w:tcBorders>
            <w:shd w:val="clear" w:color="auto" w:fill="auto"/>
            <w:noWrap/>
            <w:vAlign w:val="center"/>
            <w:hideMark/>
          </w:tcPr>
          <w:p w14:paraId="42714638"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r>
      <w:tr w:rsidR="004A062C" w:rsidRPr="002E1AA0" w14:paraId="0E2A1ABE" w14:textId="77777777" w:rsidTr="004A062C">
        <w:trPr>
          <w:trHeight w:val="423"/>
        </w:trPr>
        <w:tc>
          <w:tcPr>
            <w:tcW w:w="1430" w:type="dxa"/>
            <w:tcBorders>
              <w:top w:val="nil"/>
              <w:left w:val="nil"/>
              <w:right w:val="nil"/>
            </w:tcBorders>
            <w:shd w:val="clear" w:color="auto" w:fill="auto"/>
            <w:vAlign w:val="center"/>
            <w:hideMark/>
          </w:tcPr>
          <w:p w14:paraId="33038971" w14:textId="77777777" w:rsidR="004A062C" w:rsidRPr="002E1AA0" w:rsidRDefault="004A062C" w:rsidP="00D93DE2">
            <w:pPr>
              <w:spacing w:after="0" w:line="240" w:lineRule="auto"/>
              <w:rPr>
                <w:rFonts w:eastAsia="Times New Roman" w:cs="Times New Roman"/>
                <w:sz w:val="24"/>
                <w:szCs w:val="24"/>
              </w:rPr>
            </w:pPr>
            <w:r w:rsidRPr="002E1AA0">
              <w:rPr>
                <w:rFonts w:eastAsia="Times New Roman" w:cs="Times New Roman"/>
                <w:sz w:val="24"/>
                <w:szCs w:val="24"/>
              </w:rPr>
              <w:t>Medium</w:t>
            </w:r>
          </w:p>
        </w:tc>
        <w:tc>
          <w:tcPr>
            <w:tcW w:w="1374" w:type="dxa"/>
            <w:tcBorders>
              <w:top w:val="nil"/>
              <w:left w:val="nil"/>
              <w:right w:val="nil"/>
            </w:tcBorders>
            <w:shd w:val="clear" w:color="auto" w:fill="auto"/>
            <w:noWrap/>
            <w:vAlign w:val="center"/>
            <w:hideMark/>
          </w:tcPr>
          <w:p w14:paraId="29BC7D68"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nil"/>
              <w:left w:val="nil"/>
              <w:right w:val="nil"/>
            </w:tcBorders>
            <w:shd w:val="clear" w:color="auto" w:fill="auto"/>
            <w:noWrap/>
            <w:vAlign w:val="center"/>
            <w:hideMark/>
          </w:tcPr>
          <w:p w14:paraId="3F23D1F4"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643" w:type="dxa"/>
            <w:tcBorders>
              <w:top w:val="nil"/>
              <w:left w:val="nil"/>
              <w:right w:val="nil"/>
            </w:tcBorders>
            <w:shd w:val="clear" w:color="auto" w:fill="auto"/>
            <w:noWrap/>
            <w:vAlign w:val="center"/>
            <w:hideMark/>
          </w:tcPr>
          <w:p w14:paraId="5C3A48F1" w14:textId="4D103083"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1.50</w:t>
            </w:r>
          </w:p>
        </w:tc>
        <w:tc>
          <w:tcPr>
            <w:tcW w:w="1643" w:type="dxa"/>
            <w:tcBorders>
              <w:top w:val="nil"/>
              <w:left w:val="nil"/>
              <w:right w:val="nil"/>
            </w:tcBorders>
            <w:shd w:val="clear" w:color="auto" w:fill="auto"/>
            <w:noWrap/>
            <w:vAlign w:val="center"/>
            <w:hideMark/>
          </w:tcPr>
          <w:p w14:paraId="430D3472" w14:textId="3225E938"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0.40</w:t>
            </w:r>
          </w:p>
        </w:tc>
        <w:tc>
          <w:tcPr>
            <w:tcW w:w="1643" w:type="dxa"/>
            <w:tcBorders>
              <w:top w:val="nil"/>
              <w:left w:val="nil"/>
              <w:right w:val="nil"/>
            </w:tcBorders>
            <w:shd w:val="clear" w:color="auto" w:fill="auto"/>
            <w:noWrap/>
            <w:vAlign w:val="center"/>
            <w:hideMark/>
          </w:tcPr>
          <w:p w14:paraId="6CA1CCA8"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nil"/>
              <w:left w:val="nil"/>
              <w:right w:val="nil"/>
            </w:tcBorders>
            <w:shd w:val="clear" w:color="auto" w:fill="auto"/>
            <w:noWrap/>
            <w:vAlign w:val="center"/>
            <w:hideMark/>
          </w:tcPr>
          <w:p w14:paraId="163541AB"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r>
      <w:tr w:rsidR="004A062C" w:rsidRPr="002E1AA0" w14:paraId="437C6F55" w14:textId="77777777" w:rsidTr="004A062C">
        <w:trPr>
          <w:trHeight w:val="621"/>
        </w:trPr>
        <w:tc>
          <w:tcPr>
            <w:tcW w:w="1430" w:type="dxa"/>
            <w:tcBorders>
              <w:top w:val="nil"/>
              <w:left w:val="nil"/>
              <w:bottom w:val="single" w:sz="4" w:space="0" w:color="auto"/>
              <w:right w:val="nil"/>
            </w:tcBorders>
            <w:shd w:val="clear" w:color="auto" w:fill="auto"/>
            <w:vAlign w:val="center"/>
            <w:hideMark/>
          </w:tcPr>
          <w:p w14:paraId="0050A553" w14:textId="77777777" w:rsidR="004A062C" w:rsidRPr="002E1AA0" w:rsidRDefault="004A062C" w:rsidP="00D93DE2">
            <w:pPr>
              <w:spacing w:after="0" w:line="240" w:lineRule="auto"/>
              <w:rPr>
                <w:rFonts w:eastAsia="Times New Roman" w:cs="Times New Roman"/>
                <w:sz w:val="24"/>
                <w:szCs w:val="24"/>
              </w:rPr>
            </w:pPr>
            <w:r w:rsidRPr="002E1AA0">
              <w:rPr>
                <w:rFonts w:eastAsia="Times New Roman" w:cs="Times New Roman"/>
                <w:sz w:val="24"/>
                <w:szCs w:val="24"/>
              </w:rPr>
              <w:t>High</w:t>
            </w:r>
          </w:p>
        </w:tc>
        <w:tc>
          <w:tcPr>
            <w:tcW w:w="1374" w:type="dxa"/>
            <w:tcBorders>
              <w:top w:val="nil"/>
              <w:left w:val="nil"/>
              <w:bottom w:val="single" w:sz="4" w:space="0" w:color="auto"/>
              <w:right w:val="nil"/>
            </w:tcBorders>
            <w:shd w:val="clear" w:color="auto" w:fill="auto"/>
            <w:noWrap/>
            <w:vAlign w:val="center"/>
            <w:hideMark/>
          </w:tcPr>
          <w:p w14:paraId="30E305E8"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16.31</w:t>
            </w:r>
          </w:p>
        </w:tc>
        <w:tc>
          <w:tcPr>
            <w:tcW w:w="1311" w:type="dxa"/>
            <w:tcBorders>
              <w:top w:val="nil"/>
              <w:left w:val="nil"/>
              <w:bottom w:val="single" w:sz="4" w:space="0" w:color="auto"/>
              <w:right w:val="nil"/>
            </w:tcBorders>
            <w:shd w:val="clear" w:color="auto" w:fill="auto"/>
            <w:noWrap/>
            <w:vAlign w:val="center"/>
            <w:hideMark/>
          </w:tcPr>
          <w:p w14:paraId="10665F94"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6.18</w:t>
            </w:r>
          </w:p>
        </w:tc>
        <w:tc>
          <w:tcPr>
            <w:tcW w:w="1643" w:type="dxa"/>
            <w:tcBorders>
              <w:top w:val="nil"/>
              <w:left w:val="nil"/>
              <w:bottom w:val="single" w:sz="4" w:space="0" w:color="auto"/>
              <w:right w:val="nil"/>
            </w:tcBorders>
            <w:shd w:val="clear" w:color="auto" w:fill="auto"/>
            <w:noWrap/>
            <w:vAlign w:val="center"/>
            <w:hideMark/>
          </w:tcPr>
          <w:p w14:paraId="426D6328"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643" w:type="dxa"/>
            <w:tcBorders>
              <w:top w:val="nil"/>
              <w:left w:val="nil"/>
              <w:bottom w:val="single" w:sz="4" w:space="0" w:color="auto"/>
              <w:right w:val="nil"/>
            </w:tcBorders>
            <w:shd w:val="clear" w:color="auto" w:fill="auto"/>
            <w:noWrap/>
            <w:vAlign w:val="center"/>
            <w:hideMark/>
          </w:tcPr>
          <w:p w14:paraId="7981C211" w14:textId="7370E50E"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0.40</w:t>
            </w:r>
          </w:p>
        </w:tc>
        <w:tc>
          <w:tcPr>
            <w:tcW w:w="1643" w:type="dxa"/>
            <w:tcBorders>
              <w:top w:val="nil"/>
              <w:left w:val="nil"/>
              <w:bottom w:val="single" w:sz="4" w:space="0" w:color="auto"/>
              <w:right w:val="nil"/>
            </w:tcBorders>
            <w:shd w:val="clear" w:color="auto" w:fill="auto"/>
            <w:noWrap/>
            <w:vAlign w:val="center"/>
            <w:hideMark/>
          </w:tcPr>
          <w:p w14:paraId="01FF081B"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nil"/>
              <w:left w:val="nil"/>
              <w:bottom w:val="single" w:sz="4" w:space="0" w:color="auto"/>
              <w:right w:val="nil"/>
            </w:tcBorders>
            <w:shd w:val="clear" w:color="auto" w:fill="auto"/>
            <w:noWrap/>
            <w:vAlign w:val="center"/>
            <w:hideMark/>
          </w:tcPr>
          <w:p w14:paraId="2FE6A616" w14:textId="77777777" w:rsidR="004A062C" w:rsidRPr="002E1AA0" w:rsidRDefault="004A062C"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r>
    </w:tbl>
    <w:p w14:paraId="7BA43E10" w14:textId="5BC0BADF" w:rsidR="00D507A9" w:rsidRPr="00A737D0" w:rsidRDefault="00D507A9">
      <w:pPr>
        <w:rPr>
          <w:rFonts w:ascii="Times New Roman" w:hAnsi="Times New Roman" w:cs="Times New Roman"/>
          <w:sz w:val="24"/>
          <w:szCs w:val="24"/>
        </w:rPr>
      </w:pPr>
    </w:p>
    <w:tbl>
      <w:tblPr>
        <w:tblW w:w="13439" w:type="dxa"/>
        <w:tblLook w:val="04A0" w:firstRow="1" w:lastRow="0" w:firstColumn="1" w:lastColumn="0" w:noHBand="0" w:noVBand="1"/>
      </w:tblPr>
      <w:tblGrid>
        <w:gridCol w:w="1506"/>
        <w:gridCol w:w="1494"/>
        <w:gridCol w:w="1311"/>
        <w:gridCol w:w="1311"/>
        <w:gridCol w:w="1311"/>
        <w:gridCol w:w="1311"/>
        <w:gridCol w:w="1311"/>
        <w:gridCol w:w="1036"/>
        <w:gridCol w:w="1036"/>
        <w:gridCol w:w="1079"/>
        <w:gridCol w:w="1265"/>
      </w:tblGrid>
      <w:tr w:rsidR="00D93DE2" w:rsidRPr="002E1AA0" w14:paraId="494B7F9B" w14:textId="77777777" w:rsidTr="00D507A9">
        <w:trPr>
          <w:trHeight w:val="431"/>
        </w:trPr>
        <w:tc>
          <w:tcPr>
            <w:tcW w:w="1094" w:type="dxa"/>
            <w:tcBorders>
              <w:left w:val="nil"/>
              <w:bottom w:val="single" w:sz="4" w:space="0" w:color="auto"/>
              <w:right w:val="nil"/>
            </w:tcBorders>
            <w:shd w:val="clear" w:color="auto" w:fill="auto"/>
            <w:noWrap/>
            <w:vAlign w:val="bottom"/>
            <w:hideMark/>
          </w:tcPr>
          <w:p w14:paraId="17C7F230" w14:textId="7D59DDF0" w:rsidR="00D93DE2" w:rsidRPr="002E1AA0" w:rsidRDefault="00D93DE2" w:rsidP="00D93DE2">
            <w:pPr>
              <w:spacing w:after="0" w:line="240" w:lineRule="auto"/>
              <w:rPr>
                <w:rFonts w:eastAsia="Times New Roman" w:cs="Times New Roman"/>
                <w:sz w:val="24"/>
                <w:szCs w:val="24"/>
              </w:rPr>
            </w:pPr>
          </w:p>
        </w:tc>
        <w:tc>
          <w:tcPr>
            <w:tcW w:w="1374" w:type="dxa"/>
            <w:tcBorders>
              <w:left w:val="nil"/>
              <w:bottom w:val="single" w:sz="4" w:space="0" w:color="auto"/>
              <w:right w:val="nil"/>
            </w:tcBorders>
            <w:shd w:val="clear" w:color="auto" w:fill="auto"/>
            <w:noWrap/>
            <w:vAlign w:val="bottom"/>
            <w:hideMark/>
          </w:tcPr>
          <w:p w14:paraId="6CA2DAE6" w14:textId="77777777" w:rsidR="00D93DE2" w:rsidRPr="002E1AA0" w:rsidRDefault="00D93DE2" w:rsidP="00D93DE2">
            <w:pPr>
              <w:spacing w:after="0" w:line="240" w:lineRule="auto"/>
              <w:rPr>
                <w:rFonts w:eastAsia="Times New Roman" w:cs="Times New Roman"/>
                <w:sz w:val="24"/>
                <w:szCs w:val="24"/>
              </w:rPr>
            </w:pPr>
          </w:p>
        </w:tc>
        <w:tc>
          <w:tcPr>
            <w:tcW w:w="1311" w:type="dxa"/>
            <w:tcBorders>
              <w:left w:val="nil"/>
              <w:bottom w:val="single" w:sz="4" w:space="0" w:color="auto"/>
              <w:right w:val="nil"/>
            </w:tcBorders>
            <w:shd w:val="clear" w:color="auto" w:fill="auto"/>
            <w:noWrap/>
            <w:vAlign w:val="bottom"/>
            <w:hideMark/>
          </w:tcPr>
          <w:p w14:paraId="3EB4A3FD" w14:textId="77777777" w:rsidR="00D93DE2" w:rsidRPr="002E1AA0" w:rsidRDefault="00D93DE2" w:rsidP="00D93DE2">
            <w:pPr>
              <w:spacing w:after="0" w:line="240" w:lineRule="auto"/>
              <w:rPr>
                <w:rFonts w:eastAsia="Times New Roman" w:cs="Times New Roman"/>
                <w:sz w:val="24"/>
                <w:szCs w:val="24"/>
              </w:rPr>
            </w:pPr>
          </w:p>
        </w:tc>
        <w:tc>
          <w:tcPr>
            <w:tcW w:w="1311" w:type="dxa"/>
            <w:tcBorders>
              <w:left w:val="nil"/>
              <w:bottom w:val="single" w:sz="4" w:space="0" w:color="auto"/>
              <w:right w:val="nil"/>
            </w:tcBorders>
            <w:shd w:val="clear" w:color="auto" w:fill="auto"/>
            <w:noWrap/>
            <w:vAlign w:val="bottom"/>
            <w:hideMark/>
          </w:tcPr>
          <w:p w14:paraId="3303F342" w14:textId="77777777" w:rsidR="00D93DE2" w:rsidRPr="002E1AA0" w:rsidRDefault="00D93DE2" w:rsidP="00D93DE2">
            <w:pPr>
              <w:spacing w:after="0" w:line="240" w:lineRule="auto"/>
              <w:rPr>
                <w:rFonts w:eastAsia="Times New Roman" w:cs="Times New Roman"/>
                <w:sz w:val="24"/>
                <w:szCs w:val="24"/>
              </w:rPr>
            </w:pPr>
          </w:p>
        </w:tc>
        <w:tc>
          <w:tcPr>
            <w:tcW w:w="1311" w:type="dxa"/>
            <w:tcBorders>
              <w:left w:val="nil"/>
              <w:bottom w:val="single" w:sz="4" w:space="0" w:color="auto"/>
              <w:right w:val="nil"/>
            </w:tcBorders>
            <w:shd w:val="clear" w:color="auto" w:fill="auto"/>
            <w:noWrap/>
            <w:vAlign w:val="bottom"/>
            <w:hideMark/>
          </w:tcPr>
          <w:p w14:paraId="3997F65B" w14:textId="77777777" w:rsidR="00D93DE2" w:rsidRPr="002E1AA0" w:rsidRDefault="00D93DE2" w:rsidP="00D93DE2">
            <w:pPr>
              <w:spacing w:after="0" w:line="240" w:lineRule="auto"/>
              <w:rPr>
                <w:rFonts w:eastAsia="Times New Roman" w:cs="Times New Roman"/>
                <w:sz w:val="24"/>
                <w:szCs w:val="24"/>
              </w:rPr>
            </w:pPr>
          </w:p>
        </w:tc>
        <w:tc>
          <w:tcPr>
            <w:tcW w:w="1311" w:type="dxa"/>
            <w:tcBorders>
              <w:left w:val="nil"/>
              <w:bottom w:val="single" w:sz="4" w:space="0" w:color="auto"/>
              <w:right w:val="nil"/>
            </w:tcBorders>
            <w:shd w:val="clear" w:color="auto" w:fill="auto"/>
            <w:noWrap/>
            <w:vAlign w:val="bottom"/>
            <w:hideMark/>
          </w:tcPr>
          <w:p w14:paraId="15D2D08F" w14:textId="77777777" w:rsidR="00D93DE2" w:rsidRPr="002E1AA0" w:rsidRDefault="00D93DE2" w:rsidP="00D93DE2">
            <w:pPr>
              <w:spacing w:after="0" w:line="240" w:lineRule="auto"/>
              <w:rPr>
                <w:rFonts w:eastAsia="Times New Roman" w:cs="Times New Roman"/>
                <w:sz w:val="24"/>
                <w:szCs w:val="24"/>
              </w:rPr>
            </w:pPr>
          </w:p>
        </w:tc>
        <w:tc>
          <w:tcPr>
            <w:tcW w:w="1311" w:type="dxa"/>
            <w:tcBorders>
              <w:left w:val="nil"/>
              <w:bottom w:val="single" w:sz="4" w:space="0" w:color="auto"/>
              <w:right w:val="nil"/>
            </w:tcBorders>
            <w:shd w:val="clear" w:color="auto" w:fill="auto"/>
            <w:noWrap/>
            <w:vAlign w:val="bottom"/>
            <w:hideMark/>
          </w:tcPr>
          <w:p w14:paraId="5397CD13" w14:textId="77777777" w:rsidR="00D93DE2" w:rsidRPr="002E1AA0" w:rsidRDefault="00D93DE2" w:rsidP="00D93DE2">
            <w:pPr>
              <w:spacing w:after="0" w:line="240" w:lineRule="auto"/>
              <w:rPr>
                <w:rFonts w:eastAsia="Times New Roman" w:cs="Times New Roman"/>
                <w:sz w:val="24"/>
                <w:szCs w:val="24"/>
              </w:rPr>
            </w:pPr>
          </w:p>
        </w:tc>
        <w:tc>
          <w:tcPr>
            <w:tcW w:w="1036" w:type="dxa"/>
            <w:tcBorders>
              <w:top w:val="nil"/>
              <w:left w:val="nil"/>
              <w:bottom w:val="nil"/>
              <w:right w:val="nil"/>
            </w:tcBorders>
            <w:shd w:val="clear" w:color="auto" w:fill="auto"/>
            <w:noWrap/>
            <w:vAlign w:val="bottom"/>
            <w:hideMark/>
          </w:tcPr>
          <w:p w14:paraId="01A3248D" w14:textId="77777777" w:rsidR="00D93DE2" w:rsidRPr="002E1AA0" w:rsidRDefault="00D93DE2" w:rsidP="00D93DE2">
            <w:pPr>
              <w:spacing w:after="0" w:line="240" w:lineRule="auto"/>
              <w:rPr>
                <w:rFonts w:eastAsia="Times New Roman" w:cs="Times New Roman"/>
                <w:sz w:val="24"/>
                <w:szCs w:val="24"/>
              </w:rPr>
            </w:pPr>
          </w:p>
        </w:tc>
        <w:tc>
          <w:tcPr>
            <w:tcW w:w="1036" w:type="dxa"/>
            <w:tcBorders>
              <w:top w:val="nil"/>
              <w:left w:val="nil"/>
              <w:bottom w:val="nil"/>
              <w:right w:val="nil"/>
            </w:tcBorders>
            <w:shd w:val="clear" w:color="auto" w:fill="auto"/>
            <w:noWrap/>
            <w:vAlign w:val="bottom"/>
            <w:hideMark/>
          </w:tcPr>
          <w:p w14:paraId="6ABDF61C" w14:textId="77777777" w:rsidR="00D93DE2" w:rsidRPr="002E1AA0" w:rsidRDefault="00D93DE2" w:rsidP="00D93DE2">
            <w:pPr>
              <w:spacing w:after="0" w:line="240" w:lineRule="auto"/>
              <w:rPr>
                <w:rFonts w:eastAsia="Times New Roman" w:cs="Times New Roman"/>
                <w:sz w:val="24"/>
                <w:szCs w:val="24"/>
              </w:rPr>
            </w:pPr>
          </w:p>
        </w:tc>
        <w:tc>
          <w:tcPr>
            <w:tcW w:w="1079" w:type="dxa"/>
            <w:tcBorders>
              <w:top w:val="nil"/>
              <w:left w:val="nil"/>
              <w:bottom w:val="nil"/>
              <w:right w:val="nil"/>
            </w:tcBorders>
            <w:shd w:val="clear" w:color="auto" w:fill="auto"/>
            <w:noWrap/>
            <w:vAlign w:val="bottom"/>
            <w:hideMark/>
          </w:tcPr>
          <w:p w14:paraId="1497758E" w14:textId="77777777" w:rsidR="00D93DE2" w:rsidRPr="002E1AA0" w:rsidRDefault="00D93DE2" w:rsidP="00D93DE2">
            <w:pPr>
              <w:spacing w:after="0" w:line="240" w:lineRule="auto"/>
              <w:rPr>
                <w:rFonts w:eastAsia="Times New Roman" w:cs="Times New Roman"/>
                <w:sz w:val="24"/>
                <w:szCs w:val="24"/>
              </w:rPr>
            </w:pPr>
          </w:p>
        </w:tc>
        <w:tc>
          <w:tcPr>
            <w:tcW w:w="1265" w:type="dxa"/>
            <w:tcBorders>
              <w:top w:val="nil"/>
              <w:left w:val="nil"/>
              <w:bottom w:val="nil"/>
              <w:right w:val="nil"/>
            </w:tcBorders>
            <w:shd w:val="clear" w:color="auto" w:fill="auto"/>
            <w:noWrap/>
            <w:vAlign w:val="bottom"/>
            <w:hideMark/>
          </w:tcPr>
          <w:p w14:paraId="11857E50" w14:textId="77777777" w:rsidR="00D93DE2" w:rsidRPr="002E1AA0" w:rsidRDefault="00D93DE2" w:rsidP="00D93DE2">
            <w:pPr>
              <w:spacing w:after="0" w:line="240" w:lineRule="auto"/>
              <w:rPr>
                <w:rFonts w:eastAsia="Times New Roman" w:cs="Times New Roman"/>
                <w:sz w:val="24"/>
                <w:szCs w:val="24"/>
              </w:rPr>
            </w:pPr>
          </w:p>
        </w:tc>
      </w:tr>
      <w:tr w:rsidR="00D507A9" w:rsidRPr="002E1AA0" w14:paraId="4E1DB298" w14:textId="77777777" w:rsidTr="00D507A9">
        <w:trPr>
          <w:trHeight w:val="500"/>
        </w:trPr>
        <w:tc>
          <w:tcPr>
            <w:tcW w:w="1094" w:type="dxa"/>
            <w:tcBorders>
              <w:top w:val="single" w:sz="4" w:space="0" w:color="auto"/>
              <w:left w:val="nil"/>
              <w:bottom w:val="single" w:sz="4" w:space="0" w:color="auto"/>
              <w:right w:val="nil"/>
            </w:tcBorders>
            <w:shd w:val="clear" w:color="auto" w:fill="auto"/>
            <w:noWrap/>
            <w:vAlign w:val="bottom"/>
            <w:hideMark/>
          </w:tcPr>
          <w:p w14:paraId="706B2E27" w14:textId="43E14FD2" w:rsidR="00D93DE2" w:rsidRPr="002E1AA0" w:rsidRDefault="00D61E43" w:rsidP="00D93DE2">
            <w:pPr>
              <w:spacing w:after="0" w:line="240" w:lineRule="auto"/>
              <w:rPr>
                <w:rFonts w:eastAsia="Times New Roman" w:cs="Times New Roman"/>
                <w:sz w:val="24"/>
                <w:szCs w:val="24"/>
              </w:rPr>
            </w:pPr>
            <w:r w:rsidRPr="002E1AA0">
              <w:rPr>
                <w:rFonts w:eastAsia="Times New Roman" w:cs="Times New Roman"/>
                <w:sz w:val="24"/>
                <w:szCs w:val="24"/>
              </w:rPr>
              <w:t>Grass and Conservation Reserve Program</w:t>
            </w:r>
          </w:p>
        </w:tc>
        <w:tc>
          <w:tcPr>
            <w:tcW w:w="1374" w:type="dxa"/>
            <w:tcBorders>
              <w:top w:val="single" w:sz="4" w:space="0" w:color="auto"/>
              <w:left w:val="nil"/>
              <w:bottom w:val="single" w:sz="4" w:space="0" w:color="auto"/>
              <w:right w:val="nil"/>
            </w:tcBorders>
            <w:shd w:val="clear" w:color="000000" w:fill="99FF99"/>
            <w:vAlign w:val="center"/>
            <w:hideMark/>
          </w:tcPr>
          <w:p w14:paraId="5AD68DFF" w14:textId="77777777" w:rsidR="00D93DE2" w:rsidRPr="002E1AA0" w:rsidRDefault="00D93DE2" w:rsidP="00CF5E2A">
            <w:pPr>
              <w:spacing w:after="0" w:line="240" w:lineRule="auto"/>
              <w:jc w:val="center"/>
              <w:rPr>
                <w:rFonts w:eastAsia="Times New Roman" w:cs="Times New Roman"/>
                <w:color w:val="000000"/>
                <w:sz w:val="24"/>
                <w:szCs w:val="24"/>
              </w:rPr>
            </w:pPr>
            <w:r w:rsidRPr="002E1AA0">
              <w:rPr>
                <w:rFonts w:eastAsia="Times New Roman" w:cs="Times New Roman"/>
                <w:color w:val="000000"/>
                <w:sz w:val="24"/>
                <w:szCs w:val="24"/>
              </w:rPr>
              <w:t>Grass</w:t>
            </w:r>
          </w:p>
        </w:tc>
        <w:tc>
          <w:tcPr>
            <w:tcW w:w="1311" w:type="dxa"/>
            <w:tcBorders>
              <w:top w:val="single" w:sz="4" w:space="0" w:color="auto"/>
              <w:left w:val="nil"/>
              <w:bottom w:val="single" w:sz="4" w:space="0" w:color="auto"/>
              <w:right w:val="nil"/>
            </w:tcBorders>
            <w:shd w:val="clear" w:color="000000" w:fill="99FF99"/>
            <w:vAlign w:val="center"/>
            <w:hideMark/>
          </w:tcPr>
          <w:p w14:paraId="741244FA" w14:textId="77777777" w:rsidR="00D93DE2" w:rsidRPr="002E1AA0" w:rsidRDefault="00D93DE2" w:rsidP="00CF5E2A">
            <w:pPr>
              <w:spacing w:after="0" w:line="240" w:lineRule="auto"/>
              <w:jc w:val="center"/>
              <w:rPr>
                <w:rFonts w:eastAsia="Times New Roman" w:cs="Times New Roman"/>
                <w:color w:val="000000"/>
                <w:sz w:val="24"/>
                <w:szCs w:val="24"/>
              </w:rPr>
            </w:pPr>
            <w:r w:rsidRPr="002E1AA0">
              <w:rPr>
                <w:rFonts w:eastAsia="Times New Roman" w:cs="Times New Roman"/>
                <w:color w:val="000000"/>
                <w:sz w:val="24"/>
                <w:szCs w:val="24"/>
              </w:rPr>
              <w:t>Protected Grass</w:t>
            </w:r>
          </w:p>
        </w:tc>
        <w:tc>
          <w:tcPr>
            <w:tcW w:w="1311" w:type="dxa"/>
            <w:tcBorders>
              <w:top w:val="single" w:sz="4" w:space="0" w:color="auto"/>
              <w:left w:val="nil"/>
              <w:bottom w:val="single" w:sz="4" w:space="0" w:color="auto"/>
              <w:right w:val="nil"/>
            </w:tcBorders>
            <w:shd w:val="clear" w:color="000000" w:fill="99FF99"/>
            <w:vAlign w:val="center"/>
            <w:hideMark/>
          </w:tcPr>
          <w:p w14:paraId="7BED26C0" w14:textId="77777777" w:rsidR="00D93DE2" w:rsidRPr="002E1AA0" w:rsidRDefault="00D93DE2" w:rsidP="00CF5E2A">
            <w:pPr>
              <w:spacing w:after="0" w:line="240" w:lineRule="auto"/>
              <w:jc w:val="center"/>
              <w:rPr>
                <w:rFonts w:eastAsia="Times New Roman" w:cs="Times New Roman"/>
                <w:color w:val="000000"/>
                <w:sz w:val="24"/>
                <w:szCs w:val="24"/>
              </w:rPr>
            </w:pPr>
            <w:r w:rsidRPr="002E1AA0">
              <w:rPr>
                <w:rFonts w:eastAsia="Times New Roman" w:cs="Times New Roman"/>
                <w:color w:val="000000"/>
                <w:sz w:val="24"/>
                <w:szCs w:val="24"/>
              </w:rPr>
              <w:t>Pasture</w:t>
            </w:r>
          </w:p>
        </w:tc>
        <w:tc>
          <w:tcPr>
            <w:tcW w:w="1311" w:type="dxa"/>
            <w:tcBorders>
              <w:top w:val="single" w:sz="4" w:space="0" w:color="auto"/>
              <w:left w:val="nil"/>
              <w:bottom w:val="single" w:sz="4" w:space="0" w:color="auto"/>
              <w:right w:val="nil"/>
            </w:tcBorders>
            <w:shd w:val="clear" w:color="000000" w:fill="99FF99"/>
            <w:vAlign w:val="center"/>
            <w:hideMark/>
          </w:tcPr>
          <w:p w14:paraId="53F47E5F" w14:textId="77777777" w:rsidR="00D93DE2" w:rsidRPr="002E1AA0" w:rsidRDefault="00D93DE2" w:rsidP="00CF5E2A">
            <w:pPr>
              <w:spacing w:after="0" w:line="240" w:lineRule="auto"/>
              <w:jc w:val="center"/>
              <w:rPr>
                <w:rFonts w:eastAsia="Times New Roman" w:cs="Times New Roman"/>
                <w:color w:val="000000"/>
                <w:sz w:val="24"/>
                <w:szCs w:val="24"/>
              </w:rPr>
            </w:pPr>
            <w:r w:rsidRPr="002E1AA0">
              <w:rPr>
                <w:rFonts w:eastAsia="Times New Roman" w:cs="Times New Roman"/>
                <w:color w:val="000000"/>
                <w:sz w:val="24"/>
                <w:szCs w:val="24"/>
              </w:rPr>
              <w:t>Protected Pasture</w:t>
            </w:r>
          </w:p>
        </w:tc>
        <w:tc>
          <w:tcPr>
            <w:tcW w:w="1311" w:type="dxa"/>
            <w:tcBorders>
              <w:top w:val="single" w:sz="4" w:space="0" w:color="auto"/>
              <w:left w:val="nil"/>
              <w:bottom w:val="single" w:sz="4" w:space="0" w:color="auto"/>
              <w:right w:val="nil"/>
            </w:tcBorders>
            <w:shd w:val="clear" w:color="000000" w:fill="C1E1F7"/>
            <w:vAlign w:val="center"/>
            <w:hideMark/>
          </w:tcPr>
          <w:p w14:paraId="65A0EEA2" w14:textId="77777777" w:rsidR="00D93DE2" w:rsidRPr="002E1AA0" w:rsidRDefault="00D93DE2" w:rsidP="00CF5E2A">
            <w:pPr>
              <w:spacing w:after="0" w:line="240" w:lineRule="auto"/>
              <w:jc w:val="center"/>
              <w:rPr>
                <w:rFonts w:eastAsia="Times New Roman" w:cs="Times New Roman"/>
                <w:color w:val="000000"/>
                <w:sz w:val="24"/>
                <w:szCs w:val="24"/>
              </w:rPr>
            </w:pPr>
            <w:r w:rsidRPr="002E1AA0">
              <w:rPr>
                <w:rFonts w:eastAsia="Times New Roman" w:cs="Times New Roman"/>
                <w:color w:val="000000"/>
                <w:sz w:val="24"/>
                <w:szCs w:val="24"/>
              </w:rPr>
              <w:t>CRP Non Wet</w:t>
            </w:r>
          </w:p>
        </w:tc>
        <w:tc>
          <w:tcPr>
            <w:tcW w:w="1311" w:type="dxa"/>
            <w:tcBorders>
              <w:top w:val="single" w:sz="4" w:space="0" w:color="auto"/>
              <w:left w:val="nil"/>
              <w:bottom w:val="single" w:sz="4" w:space="0" w:color="auto"/>
              <w:right w:val="nil"/>
            </w:tcBorders>
            <w:shd w:val="clear" w:color="000000" w:fill="85C5EF"/>
            <w:vAlign w:val="center"/>
            <w:hideMark/>
          </w:tcPr>
          <w:p w14:paraId="69EF9ACF" w14:textId="77777777" w:rsidR="00D93DE2" w:rsidRPr="002E1AA0" w:rsidRDefault="00D93DE2" w:rsidP="00CF5E2A">
            <w:pPr>
              <w:spacing w:after="0" w:line="240" w:lineRule="auto"/>
              <w:jc w:val="center"/>
              <w:rPr>
                <w:rFonts w:eastAsia="Times New Roman" w:cs="Times New Roman"/>
                <w:color w:val="000000"/>
                <w:sz w:val="24"/>
                <w:szCs w:val="24"/>
              </w:rPr>
            </w:pPr>
            <w:r w:rsidRPr="002E1AA0">
              <w:rPr>
                <w:rFonts w:eastAsia="Times New Roman" w:cs="Times New Roman"/>
                <w:color w:val="000000"/>
                <w:sz w:val="24"/>
                <w:szCs w:val="24"/>
              </w:rPr>
              <w:t>CRP Wet</w:t>
            </w:r>
          </w:p>
        </w:tc>
        <w:tc>
          <w:tcPr>
            <w:tcW w:w="1036" w:type="dxa"/>
            <w:tcBorders>
              <w:top w:val="nil"/>
              <w:left w:val="nil"/>
              <w:bottom w:val="nil"/>
              <w:right w:val="nil"/>
            </w:tcBorders>
            <w:shd w:val="clear" w:color="auto" w:fill="auto"/>
            <w:noWrap/>
            <w:vAlign w:val="bottom"/>
            <w:hideMark/>
          </w:tcPr>
          <w:p w14:paraId="2812EEDD" w14:textId="77777777" w:rsidR="00D93DE2" w:rsidRPr="002E1AA0" w:rsidRDefault="00D93DE2" w:rsidP="00D93DE2">
            <w:pPr>
              <w:spacing w:after="0" w:line="240" w:lineRule="auto"/>
              <w:rPr>
                <w:rFonts w:eastAsia="Times New Roman" w:cs="Times New Roman"/>
                <w:color w:val="000000"/>
                <w:sz w:val="24"/>
                <w:szCs w:val="24"/>
              </w:rPr>
            </w:pPr>
          </w:p>
        </w:tc>
        <w:tc>
          <w:tcPr>
            <w:tcW w:w="1036" w:type="dxa"/>
            <w:tcBorders>
              <w:top w:val="nil"/>
              <w:left w:val="nil"/>
              <w:bottom w:val="nil"/>
              <w:right w:val="nil"/>
            </w:tcBorders>
            <w:shd w:val="clear" w:color="auto" w:fill="auto"/>
            <w:noWrap/>
            <w:vAlign w:val="bottom"/>
            <w:hideMark/>
          </w:tcPr>
          <w:p w14:paraId="79624AD4" w14:textId="77777777" w:rsidR="00D93DE2" w:rsidRPr="002E1AA0" w:rsidRDefault="00D93DE2" w:rsidP="00D93DE2">
            <w:pPr>
              <w:spacing w:after="0" w:line="240" w:lineRule="auto"/>
              <w:rPr>
                <w:rFonts w:eastAsia="Times New Roman" w:cs="Times New Roman"/>
                <w:sz w:val="24"/>
                <w:szCs w:val="24"/>
              </w:rPr>
            </w:pPr>
          </w:p>
        </w:tc>
        <w:tc>
          <w:tcPr>
            <w:tcW w:w="1079" w:type="dxa"/>
            <w:tcBorders>
              <w:top w:val="nil"/>
              <w:left w:val="nil"/>
              <w:bottom w:val="nil"/>
              <w:right w:val="nil"/>
            </w:tcBorders>
            <w:shd w:val="clear" w:color="auto" w:fill="auto"/>
            <w:noWrap/>
            <w:vAlign w:val="bottom"/>
            <w:hideMark/>
          </w:tcPr>
          <w:p w14:paraId="4ADDB036" w14:textId="77777777" w:rsidR="00D93DE2" w:rsidRPr="002E1AA0" w:rsidRDefault="00D93DE2" w:rsidP="00D93DE2">
            <w:pPr>
              <w:spacing w:after="0" w:line="240" w:lineRule="auto"/>
              <w:rPr>
                <w:rFonts w:eastAsia="Times New Roman" w:cs="Times New Roman"/>
                <w:sz w:val="24"/>
                <w:szCs w:val="24"/>
              </w:rPr>
            </w:pPr>
          </w:p>
        </w:tc>
        <w:tc>
          <w:tcPr>
            <w:tcW w:w="1265" w:type="dxa"/>
            <w:tcBorders>
              <w:top w:val="nil"/>
              <w:left w:val="nil"/>
              <w:bottom w:val="nil"/>
              <w:right w:val="nil"/>
            </w:tcBorders>
            <w:shd w:val="clear" w:color="auto" w:fill="auto"/>
            <w:noWrap/>
            <w:vAlign w:val="bottom"/>
            <w:hideMark/>
          </w:tcPr>
          <w:p w14:paraId="35BDD193" w14:textId="77777777" w:rsidR="00D93DE2" w:rsidRPr="002E1AA0" w:rsidRDefault="00D93DE2" w:rsidP="00D93DE2">
            <w:pPr>
              <w:spacing w:after="0" w:line="240" w:lineRule="auto"/>
              <w:rPr>
                <w:rFonts w:eastAsia="Times New Roman" w:cs="Times New Roman"/>
                <w:sz w:val="24"/>
                <w:szCs w:val="24"/>
              </w:rPr>
            </w:pPr>
          </w:p>
        </w:tc>
      </w:tr>
      <w:tr w:rsidR="00D93DE2" w:rsidRPr="002E1AA0" w14:paraId="751A98E2" w14:textId="77777777" w:rsidTr="00D507A9">
        <w:trPr>
          <w:trHeight w:val="557"/>
        </w:trPr>
        <w:tc>
          <w:tcPr>
            <w:tcW w:w="1094" w:type="dxa"/>
            <w:tcBorders>
              <w:top w:val="single" w:sz="4" w:space="0" w:color="auto"/>
              <w:left w:val="nil"/>
              <w:right w:val="nil"/>
            </w:tcBorders>
            <w:shd w:val="clear" w:color="auto" w:fill="auto"/>
            <w:noWrap/>
            <w:vAlign w:val="center"/>
            <w:hideMark/>
          </w:tcPr>
          <w:p w14:paraId="645941EA" w14:textId="77777777" w:rsidR="00D93DE2" w:rsidRPr="002E1AA0" w:rsidRDefault="00D93DE2" w:rsidP="00D93DE2">
            <w:pPr>
              <w:spacing w:after="0" w:line="240" w:lineRule="auto"/>
              <w:rPr>
                <w:rFonts w:eastAsia="Times New Roman" w:cs="Times New Roman"/>
                <w:sz w:val="24"/>
                <w:szCs w:val="24"/>
              </w:rPr>
            </w:pPr>
            <w:r w:rsidRPr="002E1AA0">
              <w:rPr>
                <w:rFonts w:eastAsia="Times New Roman" w:cs="Times New Roman"/>
                <w:sz w:val="24"/>
                <w:szCs w:val="24"/>
              </w:rPr>
              <w:t>Current</w:t>
            </w:r>
          </w:p>
        </w:tc>
        <w:tc>
          <w:tcPr>
            <w:tcW w:w="1374" w:type="dxa"/>
            <w:tcBorders>
              <w:top w:val="single" w:sz="4" w:space="0" w:color="auto"/>
              <w:left w:val="nil"/>
              <w:right w:val="nil"/>
            </w:tcBorders>
            <w:shd w:val="clear" w:color="auto" w:fill="auto"/>
            <w:noWrap/>
            <w:vAlign w:val="center"/>
            <w:hideMark/>
          </w:tcPr>
          <w:p w14:paraId="4F429FE6"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single" w:sz="4" w:space="0" w:color="auto"/>
              <w:left w:val="nil"/>
              <w:right w:val="nil"/>
            </w:tcBorders>
            <w:shd w:val="clear" w:color="auto" w:fill="auto"/>
            <w:noWrap/>
            <w:vAlign w:val="center"/>
            <w:hideMark/>
          </w:tcPr>
          <w:p w14:paraId="49FD17FD"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single" w:sz="4" w:space="0" w:color="auto"/>
              <w:left w:val="nil"/>
              <w:right w:val="nil"/>
            </w:tcBorders>
            <w:shd w:val="clear" w:color="auto" w:fill="auto"/>
            <w:noWrap/>
            <w:vAlign w:val="center"/>
            <w:hideMark/>
          </w:tcPr>
          <w:p w14:paraId="0D8E3229"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single" w:sz="4" w:space="0" w:color="auto"/>
              <w:left w:val="nil"/>
              <w:right w:val="nil"/>
            </w:tcBorders>
            <w:shd w:val="clear" w:color="auto" w:fill="auto"/>
            <w:noWrap/>
            <w:vAlign w:val="center"/>
            <w:hideMark/>
          </w:tcPr>
          <w:p w14:paraId="2326FBEE"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single" w:sz="4" w:space="0" w:color="auto"/>
              <w:left w:val="nil"/>
              <w:right w:val="nil"/>
            </w:tcBorders>
            <w:shd w:val="clear" w:color="auto" w:fill="auto"/>
            <w:noWrap/>
            <w:vAlign w:val="center"/>
            <w:hideMark/>
          </w:tcPr>
          <w:p w14:paraId="299B934F"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112.14</w:t>
            </w:r>
          </w:p>
        </w:tc>
        <w:tc>
          <w:tcPr>
            <w:tcW w:w="1311" w:type="dxa"/>
            <w:tcBorders>
              <w:top w:val="single" w:sz="4" w:space="0" w:color="auto"/>
              <w:left w:val="nil"/>
              <w:right w:val="nil"/>
            </w:tcBorders>
            <w:shd w:val="clear" w:color="auto" w:fill="auto"/>
            <w:noWrap/>
            <w:vAlign w:val="center"/>
            <w:hideMark/>
          </w:tcPr>
          <w:p w14:paraId="506EF9DE"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61.37</w:t>
            </w:r>
          </w:p>
        </w:tc>
        <w:tc>
          <w:tcPr>
            <w:tcW w:w="1036" w:type="dxa"/>
            <w:tcBorders>
              <w:top w:val="nil"/>
              <w:left w:val="nil"/>
              <w:bottom w:val="nil"/>
              <w:right w:val="nil"/>
            </w:tcBorders>
            <w:shd w:val="clear" w:color="auto" w:fill="auto"/>
            <w:noWrap/>
            <w:vAlign w:val="bottom"/>
            <w:hideMark/>
          </w:tcPr>
          <w:p w14:paraId="4C748E04" w14:textId="77777777" w:rsidR="00D93DE2" w:rsidRPr="002E1AA0" w:rsidRDefault="00D93DE2" w:rsidP="00D93DE2">
            <w:pPr>
              <w:spacing w:after="0" w:line="240" w:lineRule="auto"/>
              <w:jc w:val="right"/>
              <w:rPr>
                <w:rFonts w:eastAsia="Times New Roman" w:cs="Times New Roman"/>
                <w:color w:val="000000"/>
                <w:sz w:val="24"/>
                <w:szCs w:val="24"/>
              </w:rPr>
            </w:pPr>
          </w:p>
        </w:tc>
        <w:tc>
          <w:tcPr>
            <w:tcW w:w="1036" w:type="dxa"/>
            <w:tcBorders>
              <w:top w:val="nil"/>
              <w:left w:val="nil"/>
              <w:bottom w:val="nil"/>
              <w:right w:val="nil"/>
            </w:tcBorders>
            <w:shd w:val="clear" w:color="auto" w:fill="auto"/>
            <w:noWrap/>
            <w:vAlign w:val="bottom"/>
            <w:hideMark/>
          </w:tcPr>
          <w:p w14:paraId="2E791D86" w14:textId="77777777" w:rsidR="00D93DE2" w:rsidRPr="002E1AA0" w:rsidRDefault="00D93DE2" w:rsidP="00D93DE2">
            <w:pPr>
              <w:spacing w:after="0" w:line="240" w:lineRule="auto"/>
              <w:rPr>
                <w:rFonts w:eastAsia="Times New Roman" w:cs="Times New Roman"/>
                <w:sz w:val="24"/>
                <w:szCs w:val="24"/>
              </w:rPr>
            </w:pPr>
          </w:p>
        </w:tc>
        <w:tc>
          <w:tcPr>
            <w:tcW w:w="1079" w:type="dxa"/>
            <w:tcBorders>
              <w:top w:val="nil"/>
              <w:left w:val="nil"/>
              <w:bottom w:val="nil"/>
              <w:right w:val="nil"/>
            </w:tcBorders>
            <w:shd w:val="clear" w:color="auto" w:fill="auto"/>
            <w:noWrap/>
            <w:vAlign w:val="bottom"/>
            <w:hideMark/>
          </w:tcPr>
          <w:p w14:paraId="776E70FF" w14:textId="77777777" w:rsidR="00D93DE2" w:rsidRPr="002E1AA0" w:rsidRDefault="00D93DE2" w:rsidP="00D93DE2">
            <w:pPr>
              <w:spacing w:after="0" w:line="240" w:lineRule="auto"/>
              <w:rPr>
                <w:rFonts w:eastAsia="Times New Roman" w:cs="Times New Roman"/>
                <w:sz w:val="24"/>
                <w:szCs w:val="24"/>
              </w:rPr>
            </w:pPr>
          </w:p>
        </w:tc>
        <w:tc>
          <w:tcPr>
            <w:tcW w:w="1265" w:type="dxa"/>
            <w:tcBorders>
              <w:top w:val="nil"/>
              <w:left w:val="nil"/>
              <w:bottom w:val="nil"/>
              <w:right w:val="nil"/>
            </w:tcBorders>
            <w:shd w:val="clear" w:color="auto" w:fill="auto"/>
            <w:noWrap/>
            <w:vAlign w:val="bottom"/>
            <w:hideMark/>
          </w:tcPr>
          <w:p w14:paraId="62F1E63D" w14:textId="77777777" w:rsidR="00D93DE2" w:rsidRPr="002E1AA0" w:rsidRDefault="00D93DE2" w:rsidP="00D93DE2">
            <w:pPr>
              <w:spacing w:after="0" w:line="240" w:lineRule="auto"/>
              <w:rPr>
                <w:rFonts w:eastAsia="Times New Roman" w:cs="Times New Roman"/>
                <w:sz w:val="24"/>
                <w:szCs w:val="24"/>
              </w:rPr>
            </w:pPr>
          </w:p>
        </w:tc>
      </w:tr>
      <w:tr w:rsidR="00D93DE2" w:rsidRPr="002E1AA0" w14:paraId="1030A4FE" w14:textId="77777777" w:rsidTr="00D507A9">
        <w:trPr>
          <w:trHeight w:val="500"/>
        </w:trPr>
        <w:tc>
          <w:tcPr>
            <w:tcW w:w="1094" w:type="dxa"/>
            <w:tcBorders>
              <w:top w:val="nil"/>
              <w:left w:val="nil"/>
              <w:bottom w:val="single" w:sz="4" w:space="0" w:color="auto"/>
              <w:right w:val="nil"/>
            </w:tcBorders>
            <w:shd w:val="clear" w:color="auto" w:fill="auto"/>
            <w:vAlign w:val="center"/>
            <w:hideMark/>
          </w:tcPr>
          <w:p w14:paraId="1868176E" w14:textId="187301E6" w:rsidR="00D93DE2" w:rsidRPr="002E1AA0" w:rsidRDefault="00345BED" w:rsidP="00D93DE2">
            <w:pPr>
              <w:spacing w:after="0" w:line="240" w:lineRule="auto"/>
              <w:rPr>
                <w:rFonts w:eastAsia="Times New Roman" w:cs="Times New Roman"/>
                <w:sz w:val="24"/>
                <w:szCs w:val="24"/>
              </w:rPr>
            </w:pPr>
            <w:r>
              <w:rPr>
                <w:rFonts w:eastAsia="Times New Roman" w:cs="Times New Roman"/>
                <w:sz w:val="24"/>
                <w:szCs w:val="24"/>
              </w:rPr>
              <w:t>Amended</w:t>
            </w:r>
          </w:p>
        </w:tc>
        <w:tc>
          <w:tcPr>
            <w:tcW w:w="1374" w:type="dxa"/>
            <w:tcBorders>
              <w:top w:val="nil"/>
              <w:left w:val="nil"/>
              <w:bottom w:val="single" w:sz="4" w:space="0" w:color="auto"/>
              <w:right w:val="nil"/>
            </w:tcBorders>
            <w:shd w:val="clear" w:color="auto" w:fill="auto"/>
            <w:noWrap/>
            <w:vAlign w:val="center"/>
            <w:hideMark/>
          </w:tcPr>
          <w:p w14:paraId="6C579E37"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nil"/>
              <w:left w:val="nil"/>
              <w:bottom w:val="single" w:sz="4" w:space="0" w:color="auto"/>
              <w:right w:val="nil"/>
            </w:tcBorders>
            <w:shd w:val="clear" w:color="auto" w:fill="auto"/>
            <w:noWrap/>
            <w:vAlign w:val="center"/>
            <w:hideMark/>
          </w:tcPr>
          <w:p w14:paraId="785D9A37"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126.55</w:t>
            </w:r>
          </w:p>
        </w:tc>
        <w:tc>
          <w:tcPr>
            <w:tcW w:w="1311" w:type="dxa"/>
            <w:tcBorders>
              <w:top w:val="nil"/>
              <w:left w:val="nil"/>
              <w:bottom w:val="single" w:sz="4" w:space="0" w:color="auto"/>
              <w:right w:val="nil"/>
            </w:tcBorders>
            <w:shd w:val="clear" w:color="auto" w:fill="auto"/>
            <w:noWrap/>
            <w:vAlign w:val="center"/>
            <w:hideMark/>
          </w:tcPr>
          <w:p w14:paraId="39F22219"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nil"/>
              <w:left w:val="nil"/>
              <w:bottom w:val="single" w:sz="4" w:space="0" w:color="auto"/>
              <w:right w:val="nil"/>
            </w:tcBorders>
            <w:shd w:val="clear" w:color="auto" w:fill="auto"/>
            <w:noWrap/>
            <w:vAlign w:val="center"/>
            <w:hideMark/>
          </w:tcPr>
          <w:p w14:paraId="1912E523"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126.55</w:t>
            </w:r>
          </w:p>
        </w:tc>
        <w:tc>
          <w:tcPr>
            <w:tcW w:w="1311" w:type="dxa"/>
            <w:tcBorders>
              <w:top w:val="nil"/>
              <w:left w:val="nil"/>
              <w:bottom w:val="single" w:sz="4" w:space="0" w:color="auto"/>
              <w:right w:val="nil"/>
            </w:tcBorders>
            <w:shd w:val="clear" w:color="auto" w:fill="auto"/>
            <w:noWrap/>
            <w:vAlign w:val="center"/>
            <w:hideMark/>
          </w:tcPr>
          <w:p w14:paraId="04ED3135"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153.5</w:t>
            </w:r>
          </w:p>
        </w:tc>
        <w:tc>
          <w:tcPr>
            <w:tcW w:w="1311" w:type="dxa"/>
            <w:tcBorders>
              <w:top w:val="nil"/>
              <w:left w:val="nil"/>
              <w:bottom w:val="single" w:sz="4" w:space="0" w:color="auto"/>
              <w:right w:val="nil"/>
            </w:tcBorders>
            <w:shd w:val="clear" w:color="auto" w:fill="auto"/>
            <w:noWrap/>
            <w:vAlign w:val="center"/>
            <w:hideMark/>
          </w:tcPr>
          <w:p w14:paraId="1A85684B"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65.46</w:t>
            </w:r>
          </w:p>
        </w:tc>
        <w:tc>
          <w:tcPr>
            <w:tcW w:w="1036" w:type="dxa"/>
            <w:tcBorders>
              <w:top w:val="nil"/>
              <w:left w:val="nil"/>
              <w:bottom w:val="nil"/>
              <w:right w:val="nil"/>
            </w:tcBorders>
            <w:shd w:val="clear" w:color="auto" w:fill="auto"/>
            <w:noWrap/>
            <w:vAlign w:val="bottom"/>
            <w:hideMark/>
          </w:tcPr>
          <w:p w14:paraId="0AFEB4E7" w14:textId="77777777" w:rsidR="00D93DE2" w:rsidRPr="002E1AA0" w:rsidRDefault="00D93DE2" w:rsidP="00D93DE2">
            <w:pPr>
              <w:spacing w:after="0" w:line="240" w:lineRule="auto"/>
              <w:jc w:val="right"/>
              <w:rPr>
                <w:rFonts w:eastAsia="Times New Roman" w:cs="Times New Roman"/>
                <w:color w:val="000000"/>
                <w:sz w:val="24"/>
                <w:szCs w:val="24"/>
              </w:rPr>
            </w:pPr>
          </w:p>
        </w:tc>
        <w:tc>
          <w:tcPr>
            <w:tcW w:w="1036" w:type="dxa"/>
            <w:tcBorders>
              <w:top w:val="nil"/>
              <w:left w:val="nil"/>
              <w:bottom w:val="nil"/>
              <w:right w:val="nil"/>
            </w:tcBorders>
            <w:shd w:val="clear" w:color="auto" w:fill="auto"/>
            <w:noWrap/>
            <w:vAlign w:val="bottom"/>
            <w:hideMark/>
          </w:tcPr>
          <w:p w14:paraId="686EC979" w14:textId="77777777" w:rsidR="00D93DE2" w:rsidRPr="002E1AA0" w:rsidRDefault="00D93DE2" w:rsidP="00D93DE2">
            <w:pPr>
              <w:spacing w:after="0" w:line="240" w:lineRule="auto"/>
              <w:rPr>
                <w:rFonts w:eastAsia="Times New Roman" w:cs="Times New Roman"/>
                <w:sz w:val="24"/>
                <w:szCs w:val="24"/>
              </w:rPr>
            </w:pPr>
          </w:p>
        </w:tc>
        <w:tc>
          <w:tcPr>
            <w:tcW w:w="1079" w:type="dxa"/>
            <w:tcBorders>
              <w:top w:val="nil"/>
              <w:left w:val="nil"/>
              <w:bottom w:val="nil"/>
              <w:right w:val="nil"/>
            </w:tcBorders>
            <w:shd w:val="clear" w:color="auto" w:fill="auto"/>
            <w:noWrap/>
            <w:vAlign w:val="bottom"/>
            <w:hideMark/>
          </w:tcPr>
          <w:p w14:paraId="7D3412B3" w14:textId="77777777" w:rsidR="00D93DE2" w:rsidRPr="002E1AA0" w:rsidRDefault="00D93DE2" w:rsidP="00D93DE2">
            <w:pPr>
              <w:spacing w:after="0" w:line="240" w:lineRule="auto"/>
              <w:rPr>
                <w:rFonts w:eastAsia="Times New Roman" w:cs="Times New Roman"/>
                <w:sz w:val="24"/>
                <w:szCs w:val="24"/>
              </w:rPr>
            </w:pPr>
          </w:p>
        </w:tc>
        <w:tc>
          <w:tcPr>
            <w:tcW w:w="1265" w:type="dxa"/>
            <w:tcBorders>
              <w:top w:val="nil"/>
              <w:left w:val="nil"/>
              <w:bottom w:val="nil"/>
              <w:right w:val="nil"/>
            </w:tcBorders>
            <w:shd w:val="clear" w:color="auto" w:fill="auto"/>
            <w:noWrap/>
            <w:vAlign w:val="bottom"/>
            <w:hideMark/>
          </w:tcPr>
          <w:p w14:paraId="51BE64DF" w14:textId="77777777" w:rsidR="00D93DE2" w:rsidRPr="002E1AA0" w:rsidRDefault="00D93DE2" w:rsidP="00D93DE2">
            <w:pPr>
              <w:spacing w:after="0" w:line="240" w:lineRule="auto"/>
              <w:rPr>
                <w:rFonts w:eastAsia="Times New Roman" w:cs="Times New Roman"/>
                <w:sz w:val="24"/>
                <w:szCs w:val="24"/>
              </w:rPr>
            </w:pPr>
          </w:p>
        </w:tc>
      </w:tr>
      <w:tr w:rsidR="00D93DE2" w:rsidRPr="002E1AA0" w14:paraId="65000113" w14:textId="77777777" w:rsidTr="00D507A9">
        <w:trPr>
          <w:trHeight w:val="500"/>
        </w:trPr>
        <w:tc>
          <w:tcPr>
            <w:tcW w:w="1094" w:type="dxa"/>
            <w:tcBorders>
              <w:top w:val="single" w:sz="4" w:space="0" w:color="auto"/>
              <w:left w:val="nil"/>
              <w:bottom w:val="single" w:sz="4" w:space="0" w:color="auto"/>
              <w:right w:val="nil"/>
            </w:tcBorders>
            <w:shd w:val="clear" w:color="auto" w:fill="auto"/>
            <w:vAlign w:val="center"/>
            <w:hideMark/>
          </w:tcPr>
          <w:p w14:paraId="0BCDF187" w14:textId="77777777" w:rsidR="00D93DE2" w:rsidRDefault="00D93DE2" w:rsidP="00D93DE2">
            <w:pPr>
              <w:spacing w:after="0" w:line="240" w:lineRule="auto"/>
              <w:rPr>
                <w:rFonts w:eastAsia="Times New Roman" w:cs="Times New Roman"/>
                <w:sz w:val="24"/>
                <w:szCs w:val="24"/>
              </w:rPr>
            </w:pPr>
          </w:p>
          <w:p w14:paraId="76B78CD3" w14:textId="77777777" w:rsidR="006D00EE" w:rsidRDefault="006D00EE" w:rsidP="00D93DE2">
            <w:pPr>
              <w:spacing w:after="0" w:line="240" w:lineRule="auto"/>
              <w:rPr>
                <w:rFonts w:eastAsia="Times New Roman" w:cs="Times New Roman"/>
                <w:sz w:val="24"/>
                <w:szCs w:val="24"/>
              </w:rPr>
            </w:pPr>
          </w:p>
          <w:p w14:paraId="7AA2711C" w14:textId="77777777" w:rsidR="006D00EE" w:rsidRDefault="006D00EE" w:rsidP="00D93DE2">
            <w:pPr>
              <w:spacing w:after="0" w:line="240" w:lineRule="auto"/>
              <w:rPr>
                <w:rFonts w:eastAsia="Times New Roman" w:cs="Times New Roman"/>
                <w:sz w:val="24"/>
                <w:szCs w:val="24"/>
              </w:rPr>
            </w:pPr>
          </w:p>
          <w:p w14:paraId="44DA461E" w14:textId="77777777" w:rsidR="006D00EE" w:rsidRDefault="006D00EE" w:rsidP="00D93DE2">
            <w:pPr>
              <w:spacing w:after="0" w:line="240" w:lineRule="auto"/>
              <w:rPr>
                <w:rFonts w:eastAsia="Times New Roman" w:cs="Times New Roman"/>
                <w:sz w:val="24"/>
                <w:szCs w:val="24"/>
              </w:rPr>
            </w:pPr>
          </w:p>
          <w:p w14:paraId="04C0CBFD" w14:textId="77777777" w:rsidR="006D00EE" w:rsidRDefault="006D00EE" w:rsidP="00D93DE2">
            <w:pPr>
              <w:spacing w:after="0" w:line="240" w:lineRule="auto"/>
              <w:rPr>
                <w:rFonts w:eastAsia="Times New Roman" w:cs="Times New Roman"/>
                <w:sz w:val="24"/>
                <w:szCs w:val="24"/>
              </w:rPr>
            </w:pPr>
          </w:p>
          <w:p w14:paraId="35365FEB" w14:textId="77777777" w:rsidR="006D00EE" w:rsidRPr="002E1AA0" w:rsidRDefault="006D00EE" w:rsidP="00D93DE2">
            <w:pPr>
              <w:spacing w:after="0" w:line="240" w:lineRule="auto"/>
              <w:rPr>
                <w:rFonts w:eastAsia="Times New Roman" w:cs="Times New Roman"/>
                <w:sz w:val="24"/>
                <w:szCs w:val="24"/>
              </w:rPr>
            </w:pPr>
          </w:p>
        </w:tc>
        <w:tc>
          <w:tcPr>
            <w:tcW w:w="1374" w:type="dxa"/>
            <w:tcBorders>
              <w:top w:val="single" w:sz="4" w:space="0" w:color="auto"/>
              <w:left w:val="nil"/>
              <w:bottom w:val="single" w:sz="4" w:space="0" w:color="auto"/>
              <w:right w:val="nil"/>
            </w:tcBorders>
            <w:shd w:val="clear" w:color="auto" w:fill="auto"/>
            <w:noWrap/>
            <w:vAlign w:val="center"/>
            <w:hideMark/>
          </w:tcPr>
          <w:p w14:paraId="020A8454" w14:textId="77777777" w:rsidR="00D93DE2" w:rsidRPr="002E1AA0" w:rsidRDefault="00D93DE2" w:rsidP="00D93DE2">
            <w:pPr>
              <w:spacing w:after="0" w:line="240" w:lineRule="auto"/>
              <w:rPr>
                <w:rFonts w:eastAsia="Times New Roman" w:cs="Times New Roman"/>
                <w:sz w:val="24"/>
                <w:szCs w:val="24"/>
              </w:rPr>
            </w:pPr>
          </w:p>
        </w:tc>
        <w:tc>
          <w:tcPr>
            <w:tcW w:w="1311" w:type="dxa"/>
            <w:tcBorders>
              <w:top w:val="single" w:sz="4" w:space="0" w:color="auto"/>
              <w:left w:val="nil"/>
              <w:bottom w:val="single" w:sz="4" w:space="0" w:color="auto"/>
              <w:right w:val="nil"/>
            </w:tcBorders>
            <w:shd w:val="clear" w:color="auto" w:fill="auto"/>
            <w:noWrap/>
            <w:vAlign w:val="center"/>
            <w:hideMark/>
          </w:tcPr>
          <w:p w14:paraId="688348B4" w14:textId="77777777" w:rsidR="00D93DE2" w:rsidRPr="002E1AA0" w:rsidRDefault="00D93DE2" w:rsidP="00D93DE2">
            <w:pPr>
              <w:spacing w:after="0" w:line="240" w:lineRule="auto"/>
              <w:jc w:val="right"/>
              <w:rPr>
                <w:rFonts w:eastAsia="Times New Roman" w:cs="Times New Roman"/>
                <w:sz w:val="24"/>
                <w:szCs w:val="24"/>
              </w:rPr>
            </w:pPr>
          </w:p>
        </w:tc>
        <w:tc>
          <w:tcPr>
            <w:tcW w:w="1311" w:type="dxa"/>
            <w:tcBorders>
              <w:top w:val="single" w:sz="4" w:space="0" w:color="auto"/>
              <w:left w:val="nil"/>
              <w:bottom w:val="single" w:sz="4" w:space="0" w:color="auto"/>
              <w:right w:val="nil"/>
            </w:tcBorders>
            <w:shd w:val="clear" w:color="auto" w:fill="auto"/>
            <w:noWrap/>
            <w:vAlign w:val="center"/>
            <w:hideMark/>
          </w:tcPr>
          <w:p w14:paraId="0F891875" w14:textId="77777777" w:rsidR="00D93DE2" w:rsidRPr="002E1AA0" w:rsidRDefault="00D93DE2" w:rsidP="00D93DE2">
            <w:pPr>
              <w:spacing w:after="0" w:line="240" w:lineRule="auto"/>
              <w:jc w:val="right"/>
              <w:rPr>
                <w:rFonts w:eastAsia="Times New Roman" w:cs="Times New Roman"/>
                <w:sz w:val="24"/>
                <w:szCs w:val="24"/>
              </w:rPr>
            </w:pPr>
          </w:p>
        </w:tc>
        <w:tc>
          <w:tcPr>
            <w:tcW w:w="1311" w:type="dxa"/>
            <w:tcBorders>
              <w:top w:val="single" w:sz="4" w:space="0" w:color="auto"/>
              <w:left w:val="nil"/>
              <w:bottom w:val="single" w:sz="4" w:space="0" w:color="auto"/>
              <w:right w:val="nil"/>
            </w:tcBorders>
            <w:shd w:val="clear" w:color="auto" w:fill="auto"/>
            <w:noWrap/>
            <w:vAlign w:val="center"/>
            <w:hideMark/>
          </w:tcPr>
          <w:p w14:paraId="197BFCAD" w14:textId="77777777" w:rsidR="00D93DE2" w:rsidRPr="002E1AA0" w:rsidRDefault="00D93DE2" w:rsidP="00D93DE2">
            <w:pPr>
              <w:spacing w:after="0" w:line="240" w:lineRule="auto"/>
              <w:jc w:val="right"/>
              <w:rPr>
                <w:rFonts w:eastAsia="Times New Roman" w:cs="Times New Roman"/>
                <w:sz w:val="24"/>
                <w:szCs w:val="24"/>
              </w:rPr>
            </w:pPr>
          </w:p>
        </w:tc>
        <w:tc>
          <w:tcPr>
            <w:tcW w:w="1311" w:type="dxa"/>
            <w:tcBorders>
              <w:top w:val="single" w:sz="4" w:space="0" w:color="auto"/>
              <w:left w:val="nil"/>
              <w:bottom w:val="single" w:sz="4" w:space="0" w:color="auto"/>
              <w:right w:val="nil"/>
            </w:tcBorders>
            <w:shd w:val="clear" w:color="auto" w:fill="auto"/>
            <w:noWrap/>
            <w:vAlign w:val="center"/>
            <w:hideMark/>
          </w:tcPr>
          <w:p w14:paraId="449926DB" w14:textId="77777777" w:rsidR="00D93DE2" w:rsidRPr="002E1AA0" w:rsidRDefault="00D93DE2" w:rsidP="00D93DE2">
            <w:pPr>
              <w:spacing w:after="0" w:line="240" w:lineRule="auto"/>
              <w:jc w:val="right"/>
              <w:rPr>
                <w:rFonts w:eastAsia="Times New Roman" w:cs="Times New Roman"/>
                <w:sz w:val="24"/>
                <w:szCs w:val="24"/>
              </w:rPr>
            </w:pPr>
          </w:p>
        </w:tc>
        <w:tc>
          <w:tcPr>
            <w:tcW w:w="1311" w:type="dxa"/>
            <w:tcBorders>
              <w:top w:val="single" w:sz="4" w:space="0" w:color="auto"/>
              <w:left w:val="nil"/>
              <w:bottom w:val="nil"/>
              <w:right w:val="nil"/>
            </w:tcBorders>
            <w:shd w:val="clear" w:color="auto" w:fill="auto"/>
            <w:noWrap/>
            <w:vAlign w:val="center"/>
            <w:hideMark/>
          </w:tcPr>
          <w:p w14:paraId="42746744" w14:textId="77777777" w:rsidR="00D93DE2" w:rsidRPr="002E1AA0" w:rsidRDefault="00D93DE2" w:rsidP="00D93DE2">
            <w:pPr>
              <w:spacing w:after="0" w:line="240" w:lineRule="auto"/>
              <w:jc w:val="right"/>
              <w:rPr>
                <w:rFonts w:eastAsia="Times New Roman" w:cs="Times New Roman"/>
                <w:sz w:val="24"/>
                <w:szCs w:val="24"/>
              </w:rPr>
            </w:pPr>
          </w:p>
        </w:tc>
        <w:tc>
          <w:tcPr>
            <w:tcW w:w="1036" w:type="dxa"/>
            <w:tcBorders>
              <w:top w:val="nil"/>
              <w:left w:val="nil"/>
              <w:bottom w:val="nil"/>
              <w:right w:val="nil"/>
            </w:tcBorders>
            <w:shd w:val="clear" w:color="auto" w:fill="auto"/>
            <w:noWrap/>
            <w:vAlign w:val="bottom"/>
            <w:hideMark/>
          </w:tcPr>
          <w:p w14:paraId="06AA6F07" w14:textId="77777777" w:rsidR="00D93DE2" w:rsidRPr="002E1AA0" w:rsidRDefault="00D93DE2" w:rsidP="00D93DE2">
            <w:pPr>
              <w:spacing w:after="0" w:line="240" w:lineRule="auto"/>
              <w:jc w:val="right"/>
              <w:rPr>
                <w:rFonts w:eastAsia="Times New Roman" w:cs="Times New Roman"/>
                <w:sz w:val="24"/>
                <w:szCs w:val="24"/>
              </w:rPr>
            </w:pPr>
          </w:p>
        </w:tc>
        <w:tc>
          <w:tcPr>
            <w:tcW w:w="1036" w:type="dxa"/>
            <w:tcBorders>
              <w:top w:val="nil"/>
              <w:left w:val="nil"/>
              <w:bottom w:val="nil"/>
              <w:right w:val="nil"/>
            </w:tcBorders>
            <w:shd w:val="clear" w:color="auto" w:fill="auto"/>
            <w:noWrap/>
            <w:vAlign w:val="bottom"/>
            <w:hideMark/>
          </w:tcPr>
          <w:p w14:paraId="5372126B" w14:textId="77777777" w:rsidR="00D93DE2" w:rsidRPr="002E1AA0" w:rsidRDefault="00D93DE2" w:rsidP="00D93DE2">
            <w:pPr>
              <w:spacing w:after="0" w:line="240" w:lineRule="auto"/>
              <w:rPr>
                <w:rFonts w:eastAsia="Times New Roman" w:cs="Times New Roman"/>
                <w:sz w:val="24"/>
                <w:szCs w:val="24"/>
              </w:rPr>
            </w:pPr>
          </w:p>
        </w:tc>
        <w:tc>
          <w:tcPr>
            <w:tcW w:w="1079" w:type="dxa"/>
            <w:tcBorders>
              <w:top w:val="nil"/>
              <w:left w:val="nil"/>
              <w:bottom w:val="nil"/>
              <w:right w:val="nil"/>
            </w:tcBorders>
            <w:shd w:val="clear" w:color="auto" w:fill="auto"/>
            <w:noWrap/>
            <w:vAlign w:val="bottom"/>
            <w:hideMark/>
          </w:tcPr>
          <w:p w14:paraId="5A397986" w14:textId="77777777" w:rsidR="00D93DE2" w:rsidRPr="002E1AA0" w:rsidRDefault="00D93DE2" w:rsidP="00D93DE2">
            <w:pPr>
              <w:spacing w:after="0" w:line="240" w:lineRule="auto"/>
              <w:rPr>
                <w:rFonts w:eastAsia="Times New Roman" w:cs="Times New Roman"/>
                <w:sz w:val="24"/>
                <w:szCs w:val="24"/>
              </w:rPr>
            </w:pPr>
          </w:p>
        </w:tc>
        <w:tc>
          <w:tcPr>
            <w:tcW w:w="1265" w:type="dxa"/>
            <w:tcBorders>
              <w:top w:val="nil"/>
              <w:left w:val="nil"/>
              <w:bottom w:val="nil"/>
              <w:right w:val="nil"/>
            </w:tcBorders>
            <w:shd w:val="clear" w:color="auto" w:fill="auto"/>
            <w:noWrap/>
            <w:vAlign w:val="bottom"/>
            <w:hideMark/>
          </w:tcPr>
          <w:p w14:paraId="69F7DDAC" w14:textId="77777777" w:rsidR="00D93DE2" w:rsidRPr="002E1AA0" w:rsidRDefault="00D93DE2" w:rsidP="00D93DE2">
            <w:pPr>
              <w:spacing w:after="0" w:line="240" w:lineRule="auto"/>
              <w:rPr>
                <w:rFonts w:eastAsia="Times New Roman" w:cs="Times New Roman"/>
                <w:sz w:val="24"/>
                <w:szCs w:val="24"/>
              </w:rPr>
            </w:pPr>
          </w:p>
        </w:tc>
      </w:tr>
      <w:tr w:rsidR="00D507A9" w:rsidRPr="002E1AA0" w14:paraId="3CBE07E4" w14:textId="77777777" w:rsidTr="00D507A9">
        <w:trPr>
          <w:trHeight w:val="1250"/>
        </w:trPr>
        <w:tc>
          <w:tcPr>
            <w:tcW w:w="1094" w:type="dxa"/>
            <w:tcBorders>
              <w:top w:val="single" w:sz="4" w:space="0" w:color="auto"/>
              <w:left w:val="nil"/>
              <w:bottom w:val="single" w:sz="4" w:space="0" w:color="auto"/>
              <w:right w:val="nil"/>
            </w:tcBorders>
            <w:shd w:val="clear" w:color="auto" w:fill="auto"/>
            <w:noWrap/>
            <w:vAlign w:val="bottom"/>
            <w:hideMark/>
          </w:tcPr>
          <w:p w14:paraId="4C361DD4" w14:textId="35C0159D" w:rsidR="00D93DE2" w:rsidRPr="002E1AA0" w:rsidRDefault="00D61E43" w:rsidP="00D93DE2">
            <w:pPr>
              <w:spacing w:after="0" w:line="240" w:lineRule="auto"/>
              <w:rPr>
                <w:rFonts w:eastAsia="Times New Roman" w:cs="Times New Roman"/>
                <w:sz w:val="24"/>
                <w:szCs w:val="24"/>
              </w:rPr>
            </w:pPr>
            <w:r w:rsidRPr="002E1AA0">
              <w:rPr>
                <w:rFonts w:eastAsia="Times New Roman" w:cs="Times New Roman"/>
                <w:sz w:val="24"/>
                <w:szCs w:val="24"/>
              </w:rPr>
              <w:lastRenderedPageBreak/>
              <w:t>Rights of Way</w:t>
            </w:r>
          </w:p>
        </w:tc>
        <w:tc>
          <w:tcPr>
            <w:tcW w:w="1374" w:type="dxa"/>
            <w:tcBorders>
              <w:top w:val="single" w:sz="4" w:space="0" w:color="auto"/>
              <w:left w:val="nil"/>
              <w:bottom w:val="single" w:sz="4" w:space="0" w:color="auto"/>
              <w:right w:val="nil"/>
            </w:tcBorders>
            <w:shd w:val="clear" w:color="000000" w:fill="BA4340"/>
            <w:vAlign w:val="center"/>
            <w:hideMark/>
          </w:tcPr>
          <w:p w14:paraId="53232562" w14:textId="77777777" w:rsidR="00D93DE2" w:rsidRPr="002E1AA0" w:rsidRDefault="00D93DE2" w:rsidP="00CF5E2A">
            <w:pPr>
              <w:spacing w:after="0" w:line="240" w:lineRule="auto"/>
              <w:jc w:val="center"/>
              <w:rPr>
                <w:rFonts w:eastAsia="Times New Roman" w:cs="Times New Roman"/>
                <w:color w:val="FFFFFF"/>
                <w:sz w:val="24"/>
                <w:szCs w:val="24"/>
              </w:rPr>
            </w:pPr>
            <w:r w:rsidRPr="002E1AA0">
              <w:rPr>
                <w:rFonts w:eastAsia="Times New Roman" w:cs="Times New Roman"/>
                <w:color w:val="FFFFFF"/>
                <w:sz w:val="24"/>
                <w:szCs w:val="24"/>
              </w:rPr>
              <w:t>Transmission Line (Outside Urban Areas)</w:t>
            </w:r>
          </w:p>
        </w:tc>
        <w:tc>
          <w:tcPr>
            <w:tcW w:w="1311" w:type="dxa"/>
            <w:tcBorders>
              <w:top w:val="single" w:sz="4" w:space="0" w:color="auto"/>
              <w:left w:val="nil"/>
              <w:bottom w:val="single" w:sz="4" w:space="0" w:color="auto"/>
              <w:right w:val="nil"/>
            </w:tcBorders>
            <w:shd w:val="clear" w:color="000000" w:fill="404040"/>
            <w:vAlign w:val="center"/>
            <w:hideMark/>
          </w:tcPr>
          <w:p w14:paraId="065DF281" w14:textId="77777777" w:rsidR="00D93DE2" w:rsidRPr="002E1AA0" w:rsidRDefault="00D93DE2" w:rsidP="00CF5E2A">
            <w:pPr>
              <w:spacing w:after="0" w:line="240" w:lineRule="auto"/>
              <w:jc w:val="center"/>
              <w:rPr>
                <w:rFonts w:eastAsia="Times New Roman" w:cs="Times New Roman"/>
                <w:color w:val="FFFFFF"/>
                <w:sz w:val="24"/>
                <w:szCs w:val="24"/>
              </w:rPr>
            </w:pPr>
            <w:r w:rsidRPr="002E1AA0">
              <w:rPr>
                <w:rFonts w:eastAsia="Times New Roman" w:cs="Times New Roman"/>
                <w:color w:val="FFFFFF"/>
                <w:sz w:val="24"/>
                <w:szCs w:val="24"/>
              </w:rPr>
              <w:t>Primary Roads and Ramps</w:t>
            </w:r>
          </w:p>
        </w:tc>
        <w:tc>
          <w:tcPr>
            <w:tcW w:w="1311" w:type="dxa"/>
            <w:tcBorders>
              <w:top w:val="single" w:sz="4" w:space="0" w:color="auto"/>
              <w:left w:val="nil"/>
              <w:bottom w:val="single" w:sz="4" w:space="0" w:color="auto"/>
              <w:right w:val="nil"/>
            </w:tcBorders>
            <w:shd w:val="clear" w:color="000000" w:fill="595959"/>
            <w:vAlign w:val="center"/>
            <w:hideMark/>
          </w:tcPr>
          <w:p w14:paraId="5D2CE06E" w14:textId="77777777" w:rsidR="00D93DE2" w:rsidRPr="002E1AA0" w:rsidRDefault="00D93DE2" w:rsidP="00CF5E2A">
            <w:pPr>
              <w:spacing w:after="0" w:line="240" w:lineRule="auto"/>
              <w:jc w:val="center"/>
              <w:rPr>
                <w:rFonts w:eastAsia="Times New Roman" w:cs="Times New Roman"/>
                <w:color w:val="FFFFFF"/>
                <w:sz w:val="24"/>
                <w:szCs w:val="24"/>
              </w:rPr>
            </w:pPr>
            <w:r w:rsidRPr="002E1AA0">
              <w:rPr>
                <w:rFonts w:eastAsia="Times New Roman" w:cs="Times New Roman"/>
                <w:color w:val="FFFFFF"/>
                <w:sz w:val="24"/>
                <w:szCs w:val="24"/>
              </w:rPr>
              <w:t>Secondary Roads</w:t>
            </w:r>
          </w:p>
        </w:tc>
        <w:tc>
          <w:tcPr>
            <w:tcW w:w="1311" w:type="dxa"/>
            <w:tcBorders>
              <w:top w:val="single" w:sz="4" w:space="0" w:color="auto"/>
              <w:left w:val="nil"/>
              <w:bottom w:val="single" w:sz="4" w:space="0" w:color="auto"/>
              <w:right w:val="nil"/>
            </w:tcBorders>
            <w:shd w:val="clear" w:color="000000" w:fill="808080"/>
            <w:vAlign w:val="center"/>
            <w:hideMark/>
          </w:tcPr>
          <w:p w14:paraId="1DAAC430" w14:textId="77777777" w:rsidR="00D93DE2" w:rsidRPr="002E1AA0" w:rsidRDefault="00D93DE2" w:rsidP="00CF5E2A">
            <w:pPr>
              <w:spacing w:after="0" w:line="240" w:lineRule="auto"/>
              <w:jc w:val="center"/>
              <w:rPr>
                <w:rFonts w:eastAsia="Times New Roman" w:cs="Times New Roman"/>
                <w:color w:val="FFFFFF"/>
                <w:sz w:val="24"/>
                <w:szCs w:val="24"/>
              </w:rPr>
            </w:pPr>
            <w:r w:rsidRPr="002E1AA0">
              <w:rPr>
                <w:rFonts w:eastAsia="Times New Roman" w:cs="Times New Roman"/>
                <w:color w:val="FFFFFF"/>
                <w:sz w:val="24"/>
                <w:szCs w:val="24"/>
              </w:rPr>
              <w:t>Local Roads</w:t>
            </w:r>
          </w:p>
        </w:tc>
        <w:tc>
          <w:tcPr>
            <w:tcW w:w="1311" w:type="dxa"/>
            <w:tcBorders>
              <w:top w:val="single" w:sz="4" w:space="0" w:color="auto"/>
              <w:left w:val="nil"/>
              <w:bottom w:val="single" w:sz="4" w:space="0" w:color="auto"/>
              <w:right w:val="nil"/>
            </w:tcBorders>
            <w:shd w:val="clear" w:color="000000" w:fill="CC9900"/>
            <w:vAlign w:val="center"/>
            <w:hideMark/>
          </w:tcPr>
          <w:p w14:paraId="3B353251" w14:textId="77777777" w:rsidR="00D93DE2" w:rsidRPr="002E1AA0" w:rsidRDefault="00D93DE2" w:rsidP="00CF5E2A">
            <w:pPr>
              <w:spacing w:after="0" w:line="240" w:lineRule="auto"/>
              <w:jc w:val="center"/>
              <w:rPr>
                <w:rFonts w:eastAsia="Times New Roman" w:cs="Times New Roman"/>
                <w:color w:val="FFFFFF"/>
                <w:sz w:val="24"/>
                <w:szCs w:val="24"/>
              </w:rPr>
            </w:pPr>
            <w:r w:rsidRPr="002E1AA0">
              <w:rPr>
                <w:rFonts w:eastAsia="Times New Roman" w:cs="Times New Roman"/>
                <w:color w:val="FFFFFF"/>
                <w:sz w:val="24"/>
                <w:szCs w:val="24"/>
              </w:rPr>
              <w:t>Rails (Outside Urban Areas)</w:t>
            </w:r>
          </w:p>
        </w:tc>
        <w:tc>
          <w:tcPr>
            <w:tcW w:w="1311" w:type="dxa"/>
            <w:tcBorders>
              <w:top w:val="nil"/>
              <w:left w:val="nil"/>
              <w:bottom w:val="nil"/>
              <w:right w:val="nil"/>
            </w:tcBorders>
            <w:shd w:val="clear" w:color="auto" w:fill="auto"/>
            <w:noWrap/>
            <w:vAlign w:val="center"/>
            <w:hideMark/>
          </w:tcPr>
          <w:p w14:paraId="02D80ED8" w14:textId="77777777" w:rsidR="00D93DE2" w:rsidRPr="002E1AA0" w:rsidRDefault="00D93DE2" w:rsidP="00D93DE2">
            <w:pPr>
              <w:spacing w:after="0" w:line="240" w:lineRule="auto"/>
              <w:rPr>
                <w:rFonts w:eastAsia="Times New Roman" w:cs="Times New Roman"/>
                <w:color w:val="FFFFFF"/>
                <w:sz w:val="24"/>
                <w:szCs w:val="24"/>
              </w:rPr>
            </w:pPr>
          </w:p>
        </w:tc>
        <w:tc>
          <w:tcPr>
            <w:tcW w:w="1036" w:type="dxa"/>
            <w:tcBorders>
              <w:top w:val="nil"/>
              <w:left w:val="nil"/>
              <w:bottom w:val="nil"/>
              <w:right w:val="nil"/>
            </w:tcBorders>
            <w:shd w:val="clear" w:color="auto" w:fill="auto"/>
            <w:noWrap/>
            <w:vAlign w:val="bottom"/>
            <w:hideMark/>
          </w:tcPr>
          <w:p w14:paraId="35BE1789" w14:textId="77777777" w:rsidR="00D93DE2" w:rsidRPr="002E1AA0" w:rsidRDefault="00D93DE2" w:rsidP="00D93DE2">
            <w:pPr>
              <w:spacing w:after="0" w:line="240" w:lineRule="auto"/>
              <w:jc w:val="right"/>
              <w:rPr>
                <w:rFonts w:eastAsia="Times New Roman" w:cs="Times New Roman"/>
                <w:sz w:val="24"/>
                <w:szCs w:val="24"/>
              </w:rPr>
            </w:pPr>
          </w:p>
        </w:tc>
        <w:tc>
          <w:tcPr>
            <w:tcW w:w="1036" w:type="dxa"/>
            <w:tcBorders>
              <w:top w:val="nil"/>
              <w:left w:val="nil"/>
              <w:bottom w:val="nil"/>
              <w:right w:val="nil"/>
            </w:tcBorders>
            <w:shd w:val="clear" w:color="auto" w:fill="auto"/>
            <w:noWrap/>
            <w:vAlign w:val="bottom"/>
            <w:hideMark/>
          </w:tcPr>
          <w:p w14:paraId="5899BCE9" w14:textId="77777777" w:rsidR="00D93DE2" w:rsidRPr="002E1AA0" w:rsidRDefault="00D93DE2" w:rsidP="00D93DE2">
            <w:pPr>
              <w:spacing w:after="0" w:line="240" w:lineRule="auto"/>
              <w:rPr>
                <w:rFonts w:eastAsia="Times New Roman" w:cs="Times New Roman"/>
                <w:sz w:val="24"/>
                <w:szCs w:val="24"/>
              </w:rPr>
            </w:pPr>
          </w:p>
        </w:tc>
        <w:tc>
          <w:tcPr>
            <w:tcW w:w="1079" w:type="dxa"/>
            <w:tcBorders>
              <w:top w:val="nil"/>
              <w:left w:val="nil"/>
              <w:bottom w:val="nil"/>
              <w:right w:val="nil"/>
            </w:tcBorders>
            <w:shd w:val="clear" w:color="auto" w:fill="auto"/>
            <w:noWrap/>
            <w:vAlign w:val="bottom"/>
            <w:hideMark/>
          </w:tcPr>
          <w:p w14:paraId="1CF114D5" w14:textId="77777777" w:rsidR="00D93DE2" w:rsidRPr="002E1AA0" w:rsidRDefault="00D93DE2" w:rsidP="00D93DE2">
            <w:pPr>
              <w:spacing w:after="0" w:line="240" w:lineRule="auto"/>
              <w:rPr>
                <w:rFonts w:eastAsia="Times New Roman" w:cs="Times New Roman"/>
                <w:sz w:val="24"/>
                <w:szCs w:val="24"/>
              </w:rPr>
            </w:pPr>
          </w:p>
        </w:tc>
        <w:tc>
          <w:tcPr>
            <w:tcW w:w="1265" w:type="dxa"/>
            <w:tcBorders>
              <w:top w:val="nil"/>
              <w:left w:val="nil"/>
              <w:bottom w:val="nil"/>
              <w:right w:val="nil"/>
            </w:tcBorders>
            <w:shd w:val="clear" w:color="auto" w:fill="auto"/>
            <w:noWrap/>
            <w:vAlign w:val="bottom"/>
            <w:hideMark/>
          </w:tcPr>
          <w:p w14:paraId="67B8EF37" w14:textId="77777777" w:rsidR="00D93DE2" w:rsidRPr="002E1AA0" w:rsidRDefault="00D93DE2" w:rsidP="00D93DE2">
            <w:pPr>
              <w:spacing w:after="0" w:line="240" w:lineRule="auto"/>
              <w:rPr>
                <w:rFonts w:eastAsia="Times New Roman" w:cs="Times New Roman"/>
                <w:sz w:val="24"/>
                <w:szCs w:val="24"/>
              </w:rPr>
            </w:pPr>
          </w:p>
        </w:tc>
      </w:tr>
      <w:tr w:rsidR="00D93DE2" w:rsidRPr="002E1AA0" w14:paraId="526139E6" w14:textId="77777777" w:rsidTr="00D507A9">
        <w:trPr>
          <w:trHeight w:val="602"/>
        </w:trPr>
        <w:tc>
          <w:tcPr>
            <w:tcW w:w="1094" w:type="dxa"/>
            <w:tcBorders>
              <w:top w:val="single" w:sz="4" w:space="0" w:color="auto"/>
              <w:left w:val="nil"/>
              <w:right w:val="nil"/>
            </w:tcBorders>
            <w:shd w:val="clear" w:color="auto" w:fill="auto"/>
            <w:noWrap/>
            <w:vAlign w:val="center"/>
            <w:hideMark/>
          </w:tcPr>
          <w:p w14:paraId="614199C8" w14:textId="77777777" w:rsidR="00D93DE2" w:rsidRPr="002E1AA0" w:rsidRDefault="00D93DE2" w:rsidP="00D93DE2">
            <w:pPr>
              <w:spacing w:after="0" w:line="240" w:lineRule="auto"/>
              <w:rPr>
                <w:rFonts w:eastAsia="Times New Roman" w:cs="Times New Roman"/>
                <w:sz w:val="24"/>
                <w:szCs w:val="24"/>
              </w:rPr>
            </w:pPr>
            <w:r w:rsidRPr="002E1AA0">
              <w:rPr>
                <w:rFonts w:eastAsia="Times New Roman" w:cs="Times New Roman"/>
                <w:sz w:val="24"/>
                <w:szCs w:val="24"/>
              </w:rPr>
              <w:t>Current</w:t>
            </w:r>
          </w:p>
        </w:tc>
        <w:tc>
          <w:tcPr>
            <w:tcW w:w="1374" w:type="dxa"/>
            <w:tcBorders>
              <w:top w:val="single" w:sz="4" w:space="0" w:color="auto"/>
              <w:left w:val="nil"/>
              <w:right w:val="nil"/>
            </w:tcBorders>
            <w:shd w:val="clear" w:color="auto" w:fill="auto"/>
            <w:noWrap/>
            <w:vAlign w:val="center"/>
            <w:hideMark/>
          </w:tcPr>
          <w:p w14:paraId="2CB57356"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single" w:sz="4" w:space="0" w:color="auto"/>
              <w:left w:val="nil"/>
              <w:right w:val="nil"/>
            </w:tcBorders>
            <w:shd w:val="clear" w:color="auto" w:fill="auto"/>
            <w:noWrap/>
            <w:vAlign w:val="center"/>
            <w:hideMark/>
          </w:tcPr>
          <w:p w14:paraId="48167060"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57.15</w:t>
            </w:r>
          </w:p>
        </w:tc>
        <w:tc>
          <w:tcPr>
            <w:tcW w:w="1311" w:type="dxa"/>
            <w:tcBorders>
              <w:top w:val="single" w:sz="4" w:space="0" w:color="auto"/>
              <w:left w:val="nil"/>
              <w:right w:val="nil"/>
            </w:tcBorders>
            <w:shd w:val="clear" w:color="auto" w:fill="auto"/>
            <w:noWrap/>
            <w:vAlign w:val="center"/>
            <w:hideMark/>
          </w:tcPr>
          <w:p w14:paraId="1FE1ED51"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57.15</w:t>
            </w:r>
          </w:p>
        </w:tc>
        <w:tc>
          <w:tcPr>
            <w:tcW w:w="1311" w:type="dxa"/>
            <w:tcBorders>
              <w:top w:val="single" w:sz="4" w:space="0" w:color="auto"/>
              <w:left w:val="nil"/>
              <w:right w:val="nil"/>
            </w:tcBorders>
            <w:shd w:val="clear" w:color="auto" w:fill="auto"/>
            <w:noWrap/>
            <w:vAlign w:val="center"/>
            <w:hideMark/>
          </w:tcPr>
          <w:p w14:paraId="3959F91E"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57.15</w:t>
            </w:r>
          </w:p>
        </w:tc>
        <w:tc>
          <w:tcPr>
            <w:tcW w:w="1311" w:type="dxa"/>
            <w:tcBorders>
              <w:top w:val="single" w:sz="4" w:space="0" w:color="auto"/>
              <w:left w:val="nil"/>
              <w:right w:val="nil"/>
            </w:tcBorders>
            <w:shd w:val="clear" w:color="auto" w:fill="auto"/>
            <w:noWrap/>
            <w:vAlign w:val="center"/>
            <w:hideMark/>
          </w:tcPr>
          <w:p w14:paraId="4BB6D2AF"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3.09</w:t>
            </w:r>
          </w:p>
        </w:tc>
        <w:tc>
          <w:tcPr>
            <w:tcW w:w="1311" w:type="dxa"/>
            <w:tcBorders>
              <w:top w:val="nil"/>
              <w:left w:val="nil"/>
              <w:bottom w:val="nil"/>
              <w:right w:val="nil"/>
            </w:tcBorders>
            <w:shd w:val="clear" w:color="auto" w:fill="auto"/>
            <w:noWrap/>
            <w:vAlign w:val="bottom"/>
            <w:hideMark/>
          </w:tcPr>
          <w:p w14:paraId="3FBD54CC" w14:textId="77777777" w:rsidR="00D93DE2" w:rsidRPr="002E1AA0" w:rsidRDefault="00D93DE2" w:rsidP="00D93DE2">
            <w:pPr>
              <w:spacing w:after="0" w:line="240" w:lineRule="auto"/>
              <w:jc w:val="right"/>
              <w:rPr>
                <w:rFonts w:eastAsia="Times New Roman" w:cs="Times New Roman"/>
                <w:color w:val="000000"/>
                <w:sz w:val="24"/>
                <w:szCs w:val="24"/>
              </w:rPr>
            </w:pPr>
          </w:p>
        </w:tc>
        <w:tc>
          <w:tcPr>
            <w:tcW w:w="1036" w:type="dxa"/>
            <w:tcBorders>
              <w:top w:val="nil"/>
              <w:left w:val="nil"/>
              <w:bottom w:val="nil"/>
              <w:right w:val="nil"/>
            </w:tcBorders>
            <w:shd w:val="clear" w:color="auto" w:fill="auto"/>
            <w:noWrap/>
            <w:vAlign w:val="bottom"/>
            <w:hideMark/>
          </w:tcPr>
          <w:p w14:paraId="5D6AEC0D" w14:textId="77777777" w:rsidR="00D93DE2" w:rsidRPr="002E1AA0" w:rsidRDefault="00D93DE2" w:rsidP="00D93DE2">
            <w:pPr>
              <w:spacing w:after="0" w:line="240" w:lineRule="auto"/>
              <w:rPr>
                <w:rFonts w:eastAsia="Times New Roman" w:cs="Times New Roman"/>
                <w:sz w:val="24"/>
                <w:szCs w:val="24"/>
              </w:rPr>
            </w:pPr>
          </w:p>
        </w:tc>
        <w:tc>
          <w:tcPr>
            <w:tcW w:w="1036" w:type="dxa"/>
            <w:tcBorders>
              <w:top w:val="nil"/>
              <w:left w:val="nil"/>
              <w:bottom w:val="nil"/>
              <w:right w:val="nil"/>
            </w:tcBorders>
            <w:shd w:val="clear" w:color="auto" w:fill="auto"/>
            <w:noWrap/>
            <w:vAlign w:val="bottom"/>
            <w:hideMark/>
          </w:tcPr>
          <w:p w14:paraId="69EE95AC" w14:textId="77777777" w:rsidR="00D93DE2" w:rsidRPr="002E1AA0" w:rsidRDefault="00D93DE2" w:rsidP="00D93DE2">
            <w:pPr>
              <w:spacing w:after="0" w:line="240" w:lineRule="auto"/>
              <w:rPr>
                <w:rFonts w:eastAsia="Times New Roman" w:cs="Times New Roman"/>
                <w:sz w:val="24"/>
                <w:szCs w:val="24"/>
              </w:rPr>
            </w:pPr>
          </w:p>
        </w:tc>
        <w:tc>
          <w:tcPr>
            <w:tcW w:w="1079" w:type="dxa"/>
            <w:tcBorders>
              <w:top w:val="nil"/>
              <w:left w:val="nil"/>
              <w:bottom w:val="nil"/>
              <w:right w:val="nil"/>
            </w:tcBorders>
            <w:shd w:val="clear" w:color="auto" w:fill="auto"/>
            <w:noWrap/>
            <w:vAlign w:val="bottom"/>
            <w:hideMark/>
          </w:tcPr>
          <w:p w14:paraId="00F0D75B" w14:textId="77777777" w:rsidR="00D93DE2" w:rsidRPr="002E1AA0" w:rsidRDefault="00D93DE2" w:rsidP="00D93DE2">
            <w:pPr>
              <w:spacing w:after="0" w:line="240" w:lineRule="auto"/>
              <w:rPr>
                <w:rFonts w:eastAsia="Times New Roman" w:cs="Times New Roman"/>
                <w:sz w:val="24"/>
                <w:szCs w:val="24"/>
              </w:rPr>
            </w:pPr>
          </w:p>
        </w:tc>
        <w:tc>
          <w:tcPr>
            <w:tcW w:w="1265" w:type="dxa"/>
            <w:tcBorders>
              <w:top w:val="nil"/>
              <w:left w:val="nil"/>
              <w:bottom w:val="nil"/>
              <w:right w:val="nil"/>
            </w:tcBorders>
            <w:shd w:val="clear" w:color="auto" w:fill="auto"/>
            <w:noWrap/>
            <w:vAlign w:val="bottom"/>
            <w:hideMark/>
          </w:tcPr>
          <w:p w14:paraId="328278CE" w14:textId="77777777" w:rsidR="00D93DE2" w:rsidRPr="002E1AA0" w:rsidRDefault="00D93DE2" w:rsidP="00D93DE2">
            <w:pPr>
              <w:spacing w:after="0" w:line="240" w:lineRule="auto"/>
              <w:rPr>
                <w:rFonts w:eastAsia="Times New Roman" w:cs="Times New Roman"/>
                <w:sz w:val="24"/>
                <w:szCs w:val="24"/>
              </w:rPr>
            </w:pPr>
          </w:p>
        </w:tc>
      </w:tr>
      <w:tr w:rsidR="00D93DE2" w:rsidRPr="002E1AA0" w14:paraId="6B602B1B" w14:textId="77777777" w:rsidTr="00D507A9">
        <w:trPr>
          <w:trHeight w:val="450"/>
        </w:trPr>
        <w:tc>
          <w:tcPr>
            <w:tcW w:w="1094" w:type="dxa"/>
            <w:tcBorders>
              <w:top w:val="nil"/>
              <w:left w:val="nil"/>
              <w:bottom w:val="single" w:sz="4" w:space="0" w:color="auto"/>
              <w:right w:val="nil"/>
            </w:tcBorders>
            <w:shd w:val="clear" w:color="auto" w:fill="auto"/>
            <w:vAlign w:val="center"/>
            <w:hideMark/>
          </w:tcPr>
          <w:p w14:paraId="76F70155" w14:textId="77109CB5" w:rsidR="00D93DE2" w:rsidRPr="002E1AA0" w:rsidRDefault="00345BED" w:rsidP="00D93DE2">
            <w:pPr>
              <w:spacing w:after="0" w:line="240" w:lineRule="auto"/>
              <w:rPr>
                <w:rFonts w:eastAsia="Times New Roman" w:cs="Times New Roman"/>
                <w:sz w:val="24"/>
                <w:szCs w:val="24"/>
              </w:rPr>
            </w:pPr>
            <w:r>
              <w:rPr>
                <w:rFonts w:eastAsia="Times New Roman" w:cs="Times New Roman"/>
                <w:sz w:val="24"/>
                <w:szCs w:val="24"/>
              </w:rPr>
              <w:t>Amended</w:t>
            </w:r>
          </w:p>
        </w:tc>
        <w:tc>
          <w:tcPr>
            <w:tcW w:w="1374" w:type="dxa"/>
            <w:tcBorders>
              <w:top w:val="nil"/>
              <w:left w:val="nil"/>
              <w:bottom w:val="single" w:sz="4" w:space="0" w:color="auto"/>
              <w:right w:val="nil"/>
            </w:tcBorders>
            <w:shd w:val="clear" w:color="auto" w:fill="auto"/>
            <w:noWrap/>
            <w:vAlign w:val="center"/>
            <w:hideMark/>
          </w:tcPr>
          <w:p w14:paraId="7CFB1B0D"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32.63</w:t>
            </w:r>
          </w:p>
        </w:tc>
        <w:tc>
          <w:tcPr>
            <w:tcW w:w="1311" w:type="dxa"/>
            <w:tcBorders>
              <w:top w:val="nil"/>
              <w:left w:val="nil"/>
              <w:bottom w:val="single" w:sz="4" w:space="0" w:color="auto"/>
              <w:right w:val="nil"/>
            </w:tcBorders>
            <w:shd w:val="clear" w:color="auto" w:fill="auto"/>
            <w:noWrap/>
            <w:vAlign w:val="center"/>
            <w:hideMark/>
          </w:tcPr>
          <w:p w14:paraId="4849C79F"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100.02</w:t>
            </w:r>
          </w:p>
        </w:tc>
        <w:tc>
          <w:tcPr>
            <w:tcW w:w="1311" w:type="dxa"/>
            <w:tcBorders>
              <w:top w:val="nil"/>
              <w:left w:val="nil"/>
              <w:bottom w:val="single" w:sz="4" w:space="0" w:color="auto"/>
              <w:right w:val="nil"/>
            </w:tcBorders>
            <w:shd w:val="clear" w:color="auto" w:fill="auto"/>
            <w:noWrap/>
            <w:vAlign w:val="center"/>
            <w:hideMark/>
          </w:tcPr>
          <w:p w14:paraId="517BE904"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78.59</w:t>
            </w:r>
          </w:p>
        </w:tc>
        <w:tc>
          <w:tcPr>
            <w:tcW w:w="1311" w:type="dxa"/>
            <w:tcBorders>
              <w:top w:val="nil"/>
              <w:left w:val="nil"/>
              <w:bottom w:val="single" w:sz="4" w:space="0" w:color="auto"/>
              <w:right w:val="nil"/>
            </w:tcBorders>
            <w:shd w:val="clear" w:color="auto" w:fill="auto"/>
            <w:noWrap/>
            <w:vAlign w:val="center"/>
            <w:hideMark/>
          </w:tcPr>
          <w:p w14:paraId="19A71885"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78.59</w:t>
            </w:r>
          </w:p>
        </w:tc>
        <w:tc>
          <w:tcPr>
            <w:tcW w:w="1311" w:type="dxa"/>
            <w:tcBorders>
              <w:top w:val="nil"/>
              <w:left w:val="nil"/>
              <w:bottom w:val="single" w:sz="4" w:space="0" w:color="auto"/>
              <w:right w:val="nil"/>
            </w:tcBorders>
            <w:shd w:val="clear" w:color="auto" w:fill="auto"/>
            <w:noWrap/>
            <w:vAlign w:val="center"/>
            <w:hideMark/>
          </w:tcPr>
          <w:p w14:paraId="3A646688" w14:textId="77777777" w:rsidR="00D93DE2" w:rsidRPr="002E1AA0" w:rsidRDefault="00D93DE2" w:rsidP="00D93DE2">
            <w:pPr>
              <w:spacing w:after="0" w:line="240" w:lineRule="auto"/>
              <w:jc w:val="right"/>
              <w:rPr>
                <w:rFonts w:eastAsia="Times New Roman" w:cs="Times New Roman"/>
                <w:color w:val="000000"/>
                <w:sz w:val="24"/>
                <w:szCs w:val="24"/>
              </w:rPr>
            </w:pPr>
            <w:r w:rsidRPr="002E1AA0">
              <w:rPr>
                <w:rFonts w:eastAsia="Times New Roman" w:cs="Times New Roman"/>
                <w:color w:val="000000"/>
                <w:sz w:val="24"/>
                <w:szCs w:val="24"/>
              </w:rPr>
              <w:t>10.44</w:t>
            </w:r>
          </w:p>
        </w:tc>
        <w:tc>
          <w:tcPr>
            <w:tcW w:w="1311" w:type="dxa"/>
            <w:tcBorders>
              <w:top w:val="nil"/>
              <w:left w:val="nil"/>
              <w:bottom w:val="nil"/>
              <w:right w:val="nil"/>
            </w:tcBorders>
            <w:shd w:val="clear" w:color="auto" w:fill="auto"/>
            <w:noWrap/>
            <w:vAlign w:val="bottom"/>
            <w:hideMark/>
          </w:tcPr>
          <w:p w14:paraId="38BE3C6F" w14:textId="77777777" w:rsidR="00D93DE2" w:rsidRPr="002E1AA0" w:rsidRDefault="00D93DE2" w:rsidP="00D93DE2">
            <w:pPr>
              <w:spacing w:after="0" w:line="240" w:lineRule="auto"/>
              <w:jc w:val="right"/>
              <w:rPr>
                <w:rFonts w:eastAsia="Times New Roman" w:cs="Times New Roman"/>
                <w:color w:val="000000"/>
                <w:sz w:val="24"/>
                <w:szCs w:val="24"/>
              </w:rPr>
            </w:pPr>
          </w:p>
        </w:tc>
        <w:tc>
          <w:tcPr>
            <w:tcW w:w="1036" w:type="dxa"/>
            <w:tcBorders>
              <w:top w:val="nil"/>
              <w:left w:val="nil"/>
              <w:bottom w:val="nil"/>
              <w:right w:val="nil"/>
            </w:tcBorders>
            <w:shd w:val="clear" w:color="auto" w:fill="auto"/>
            <w:noWrap/>
            <w:vAlign w:val="bottom"/>
            <w:hideMark/>
          </w:tcPr>
          <w:p w14:paraId="75213DAC" w14:textId="77777777" w:rsidR="00D93DE2" w:rsidRPr="002E1AA0" w:rsidRDefault="00D93DE2" w:rsidP="00D93DE2">
            <w:pPr>
              <w:spacing w:after="0" w:line="240" w:lineRule="auto"/>
              <w:rPr>
                <w:rFonts w:eastAsia="Times New Roman" w:cs="Times New Roman"/>
                <w:sz w:val="24"/>
                <w:szCs w:val="24"/>
              </w:rPr>
            </w:pPr>
          </w:p>
        </w:tc>
        <w:tc>
          <w:tcPr>
            <w:tcW w:w="1036" w:type="dxa"/>
            <w:tcBorders>
              <w:top w:val="nil"/>
              <w:left w:val="nil"/>
              <w:bottom w:val="nil"/>
              <w:right w:val="nil"/>
            </w:tcBorders>
            <w:shd w:val="clear" w:color="auto" w:fill="auto"/>
            <w:noWrap/>
            <w:vAlign w:val="bottom"/>
            <w:hideMark/>
          </w:tcPr>
          <w:p w14:paraId="1747D70A" w14:textId="77777777" w:rsidR="00D93DE2" w:rsidRPr="002E1AA0" w:rsidRDefault="00D93DE2" w:rsidP="00D93DE2">
            <w:pPr>
              <w:spacing w:after="0" w:line="240" w:lineRule="auto"/>
              <w:rPr>
                <w:rFonts w:eastAsia="Times New Roman" w:cs="Times New Roman"/>
                <w:sz w:val="24"/>
                <w:szCs w:val="24"/>
              </w:rPr>
            </w:pPr>
          </w:p>
        </w:tc>
        <w:tc>
          <w:tcPr>
            <w:tcW w:w="1079" w:type="dxa"/>
            <w:tcBorders>
              <w:top w:val="nil"/>
              <w:left w:val="nil"/>
              <w:bottom w:val="nil"/>
              <w:right w:val="nil"/>
            </w:tcBorders>
            <w:shd w:val="clear" w:color="auto" w:fill="auto"/>
            <w:noWrap/>
            <w:vAlign w:val="bottom"/>
            <w:hideMark/>
          </w:tcPr>
          <w:p w14:paraId="3A114F4F" w14:textId="77777777" w:rsidR="00D93DE2" w:rsidRPr="002E1AA0" w:rsidRDefault="00D93DE2" w:rsidP="00D93DE2">
            <w:pPr>
              <w:spacing w:after="0" w:line="240" w:lineRule="auto"/>
              <w:rPr>
                <w:rFonts w:eastAsia="Times New Roman" w:cs="Times New Roman"/>
                <w:sz w:val="24"/>
                <w:szCs w:val="24"/>
              </w:rPr>
            </w:pPr>
          </w:p>
        </w:tc>
        <w:tc>
          <w:tcPr>
            <w:tcW w:w="1265" w:type="dxa"/>
            <w:tcBorders>
              <w:top w:val="nil"/>
              <w:left w:val="nil"/>
              <w:bottom w:val="nil"/>
              <w:right w:val="nil"/>
            </w:tcBorders>
            <w:shd w:val="clear" w:color="auto" w:fill="auto"/>
            <w:noWrap/>
            <w:vAlign w:val="bottom"/>
            <w:hideMark/>
          </w:tcPr>
          <w:p w14:paraId="451C57C6" w14:textId="77777777" w:rsidR="00D93DE2" w:rsidRPr="002E1AA0" w:rsidRDefault="00D93DE2" w:rsidP="00D93DE2">
            <w:pPr>
              <w:spacing w:after="0" w:line="240" w:lineRule="auto"/>
              <w:rPr>
                <w:rFonts w:eastAsia="Times New Roman" w:cs="Times New Roman"/>
                <w:sz w:val="24"/>
                <w:szCs w:val="24"/>
              </w:rPr>
            </w:pPr>
          </w:p>
        </w:tc>
      </w:tr>
    </w:tbl>
    <w:p w14:paraId="4B4A762B" w14:textId="77777777" w:rsidR="005313EA" w:rsidRDefault="005313EA" w:rsidP="00825D32">
      <w:pPr>
        <w:spacing w:line="480" w:lineRule="auto"/>
        <w:rPr>
          <w:rFonts w:ascii="Times New Roman" w:hAnsi="Times New Roman" w:cs="Times New Roman"/>
          <w:sz w:val="24"/>
          <w:szCs w:val="24"/>
        </w:rPr>
      </w:pPr>
    </w:p>
    <w:p w14:paraId="5C2017CC" w14:textId="79344F20" w:rsidR="004A062C" w:rsidRPr="00A737D0" w:rsidRDefault="004A062C" w:rsidP="00825D32">
      <w:pPr>
        <w:spacing w:line="480" w:lineRule="auto"/>
        <w:rPr>
          <w:rFonts w:ascii="Times New Roman" w:hAnsi="Times New Roman" w:cs="Times New Roman"/>
          <w:sz w:val="24"/>
          <w:szCs w:val="24"/>
        </w:rPr>
        <w:sectPr w:rsidR="004A062C" w:rsidRPr="00A737D0" w:rsidSect="0013238B">
          <w:pgSz w:w="15840" w:h="12240" w:orient="landscape"/>
          <w:pgMar w:top="1440" w:right="1440" w:bottom="1440" w:left="1440" w:header="720" w:footer="720" w:gutter="0"/>
          <w:cols w:space="720"/>
          <w:docGrid w:linePitch="360"/>
        </w:sectPr>
      </w:pPr>
      <w:r w:rsidRPr="008A477E">
        <w:rPr>
          <w:rFonts w:ascii="Times New Roman" w:hAnsi="Times New Roman" w:cs="Times New Roman"/>
          <w:sz w:val="24"/>
          <w:szCs w:val="24"/>
          <w:vertAlign w:val="superscript"/>
        </w:rPr>
        <w:t>1</w:t>
      </w:r>
      <w:r>
        <w:rPr>
          <w:rFonts w:ascii="Times New Roman" w:hAnsi="Times New Roman" w:cs="Times New Roman"/>
          <w:sz w:val="24"/>
          <w:szCs w:val="24"/>
        </w:rPr>
        <w:t xml:space="preserve"> Other crops and orchards were differentiated </w:t>
      </w:r>
      <w:r w:rsidR="008A477E">
        <w:rPr>
          <w:rFonts w:ascii="Times New Roman" w:hAnsi="Times New Roman" w:cs="Times New Roman"/>
          <w:sz w:val="24"/>
          <w:szCs w:val="24"/>
        </w:rPr>
        <w:t xml:space="preserve">into low, medium, and high categories </w:t>
      </w:r>
      <w:r>
        <w:rPr>
          <w:rFonts w:ascii="Times New Roman" w:hAnsi="Times New Roman" w:cs="Times New Roman"/>
          <w:sz w:val="24"/>
          <w:szCs w:val="24"/>
        </w:rPr>
        <w:t xml:space="preserve">by their amenability to </w:t>
      </w:r>
      <w:r w:rsidR="008A477E">
        <w:rPr>
          <w:rFonts w:ascii="Times New Roman" w:hAnsi="Times New Roman" w:cs="Times New Roman"/>
          <w:sz w:val="24"/>
          <w:szCs w:val="24"/>
        </w:rPr>
        <w:t>support milkweed.</w:t>
      </w:r>
      <w:r>
        <w:rPr>
          <w:rFonts w:ascii="Times New Roman" w:hAnsi="Times New Roman" w:cs="Times New Roman"/>
          <w:sz w:val="24"/>
          <w:szCs w:val="24"/>
        </w:rPr>
        <w:t xml:space="preserve">    </w:t>
      </w:r>
    </w:p>
    <w:p w14:paraId="287D0D20" w14:textId="58ABBD04" w:rsidR="00ED6049" w:rsidRDefault="00ED6049" w:rsidP="00ED6049">
      <w:pPr>
        <w:spacing w:line="480" w:lineRule="auto"/>
        <w:rPr>
          <w:rFonts w:ascii="Times New Roman" w:hAnsi="Times New Roman" w:cs="Times New Roman"/>
          <w:sz w:val="24"/>
          <w:szCs w:val="24"/>
        </w:rPr>
      </w:pPr>
      <w:r w:rsidRPr="00CC31EB">
        <w:rPr>
          <w:rFonts w:ascii="Times New Roman" w:hAnsi="Times New Roman" w:cs="Times New Roman"/>
          <w:b/>
          <w:sz w:val="24"/>
          <w:szCs w:val="24"/>
        </w:rPr>
        <w:lastRenderedPageBreak/>
        <w:t>Table 2</w:t>
      </w:r>
      <w:r w:rsidRPr="0010269D">
        <w:rPr>
          <w:rFonts w:ascii="Times New Roman" w:hAnsi="Times New Roman" w:cs="Times New Roman"/>
          <w:sz w:val="24"/>
          <w:szCs w:val="24"/>
        </w:rPr>
        <w:t>. P</w:t>
      </w:r>
      <w:r w:rsidR="002D4C72">
        <w:rPr>
          <w:rFonts w:ascii="Times New Roman" w:hAnsi="Times New Roman" w:cs="Times New Roman"/>
          <w:sz w:val="24"/>
          <w:szCs w:val="24"/>
        </w:rPr>
        <w:t xml:space="preserve">otential </w:t>
      </w:r>
      <w:r w:rsidRPr="0010269D">
        <w:rPr>
          <w:rFonts w:ascii="Times New Roman" w:hAnsi="Times New Roman" w:cs="Times New Roman"/>
          <w:sz w:val="24"/>
          <w:szCs w:val="24"/>
        </w:rPr>
        <w:t xml:space="preserve">actions to increase milkweed and the nectar resources monarchs need. The current level of abundance of milkweeds in each sector is the product of two factors: availability of propagules in the regional species pool, and management regime.  Increasing the abundance in any sector may require addition of </w:t>
      </w:r>
      <w:r w:rsidR="00D41C94">
        <w:rPr>
          <w:rFonts w:ascii="Times New Roman" w:hAnsi="Times New Roman" w:cs="Times New Roman"/>
          <w:sz w:val="24"/>
          <w:szCs w:val="24"/>
        </w:rPr>
        <w:t>plants</w:t>
      </w:r>
      <w:r w:rsidRPr="0010269D">
        <w:rPr>
          <w:rFonts w:ascii="Times New Roman" w:hAnsi="Times New Roman" w:cs="Times New Roman"/>
          <w:sz w:val="24"/>
          <w:szCs w:val="24"/>
        </w:rPr>
        <w:t>, but will likely also require adjusting the disturbance regime (i.e. periodic management practices) for these new populations to persist. Adding seeds or plants to the sector may be a one-time-only event, but management practices will likely need to be adjusted in perpetuity.</w:t>
      </w:r>
    </w:p>
    <w:p w14:paraId="0249A3D5" w14:textId="77777777" w:rsidR="005949FA" w:rsidRPr="0010269D" w:rsidRDefault="005949FA" w:rsidP="00ED6049">
      <w:pPr>
        <w:spacing w:line="480" w:lineRule="auto"/>
        <w:rPr>
          <w:rFonts w:ascii="Times New Roman" w:hAnsi="Times New Roman" w:cs="Times New Roman"/>
          <w:sz w:val="24"/>
          <w:szCs w:val="24"/>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6120"/>
      </w:tblGrid>
      <w:tr w:rsidR="00ED6049" w:rsidRPr="002E1AA0" w14:paraId="1C84CFDE" w14:textId="77777777" w:rsidTr="00ED6049">
        <w:tc>
          <w:tcPr>
            <w:tcW w:w="3240" w:type="dxa"/>
            <w:tcBorders>
              <w:top w:val="single" w:sz="4" w:space="0" w:color="000000" w:themeColor="text1"/>
              <w:bottom w:val="single" w:sz="4" w:space="0" w:color="000000" w:themeColor="text1"/>
            </w:tcBorders>
          </w:tcPr>
          <w:p w14:paraId="606D5060" w14:textId="77777777" w:rsidR="00ED6049" w:rsidRPr="002E1AA0" w:rsidRDefault="00ED6049" w:rsidP="00ED6049">
            <w:pPr>
              <w:spacing w:line="480" w:lineRule="auto"/>
              <w:rPr>
                <w:rFonts w:cs="Times New Roman"/>
                <w:sz w:val="24"/>
                <w:szCs w:val="24"/>
              </w:rPr>
            </w:pPr>
            <w:r w:rsidRPr="002E1AA0">
              <w:rPr>
                <w:rFonts w:cs="Times New Roman"/>
                <w:sz w:val="24"/>
                <w:szCs w:val="24"/>
              </w:rPr>
              <w:t>Sector</w:t>
            </w:r>
          </w:p>
        </w:tc>
        <w:tc>
          <w:tcPr>
            <w:tcW w:w="6120" w:type="dxa"/>
            <w:tcBorders>
              <w:top w:val="single" w:sz="4" w:space="0" w:color="000000" w:themeColor="text1"/>
              <w:bottom w:val="single" w:sz="4" w:space="0" w:color="000000" w:themeColor="text1"/>
            </w:tcBorders>
          </w:tcPr>
          <w:p w14:paraId="5CB16537" w14:textId="77777777" w:rsidR="00ED6049" w:rsidRPr="002E1AA0" w:rsidRDefault="00ED6049" w:rsidP="00ED6049">
            <w:pPr>
              <w:spacing w:line="480" w:lineRule="auto"/>
              <w:rPr>
                <w:rFonts w:cs="Times New Roman"/>
                <w:sz w:val="24"/>
                <w:szCs w:val="24"/>
              </w:rPr>
            </w:pPr>
            <w:r w:rsidRPr="002E1AA0">
              <w:rPr>
                <w:rFonts w:cs="Times New Roman"/>
                <w:sz w:val="24"/>
                <w:szCs w:val="24"/>
              </w:rPr>
              <w:t>Possible Actions</w:t>
            </w:r>
          </w:p>
        </w:tc>
      </w:tr>
      <w:tr w:rsidR="00ED6049" w:rsidRPr="002E1AA0" w14:paraId="34C4AAC3" w14:textId="77777777" w:rsidTr="00ED6049">
        <w:tc>
          <w:tcPr>
            <w:tcW w:w="3240" w:type="dxa"/>
            <w:tcBorders>
              <w:top w:val="single" w:sz="4" w:space="0" w:color="000000" w:themeColor="text1"/>
            </w:tcBorders>
          </w:tcPr>
          <w:p w14:paraId="2E2725CE" w14:textId="77777777" w:rsidR="00ED6049" w:rsidRPr="002E1AA0" w:rsidRDefault="00ED6049" w:rsidP="00ED6049">
            <w:pPr>
              <w:spacing w:line="480" w:lineRule="auto"/>
              <w:rPr>
                <w:rFonts w:cs="Times New Roman"/>
                <w:sz w:val="24"/>
                <w:szCs w:val="24"/>
              </w:rPr>
            </w:pPr>
            <w:r w:rsidRPr="002E1AA0">
              <w:rPr>
                <w:rFonts w:cs="Times New Roman"/>
                <w:sz w:val="24"/>
                <w:szCs w:val="24"/>
              </w:rPr>
              <w:t>Protected Area Grasslands</w:t>
            </w:r>
          </w:p>
        </w:tc>
        <w:tc>
          <w:tcPr>
            <w:tcW w:w="6120" w:type="dxa"/>
            <w:tcBorders>
              <w:top w:val="single" w:sz="4" w:space="0" w:color="000000" w:themeColor="text1"/>
            </w:tcBorders>
          </w:tcPr>
          <w:p w14:paraId="2EE2257B" w14:textId="6E3936C9"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Cease use of neonic</w:t>
            </w:r>
            <w:r w:rsidR="000E4F54">
              <w:rPr>
                <w:rFonts w:cs="Times New Roman"/>
                <w:sz w:val="24"/>
                <w:szCs w:val="24"/>
              </w:rPr>
              <w:t>o</w:t>
            </w:r>
            <w:r w:rsidRPr="002E1AA0">
              <w:rPr>
                <w:rFonts w:cs="Times New Roman"/>
                <w:sz w:val="24"/>
                <w:szCs w:val="24"/>
              </w:rPr>
              <w:t>tinoid and other pesticides</w:t>
            </w:r>
          </w:p>
        </w:tc>
      </w:tr>
      <w:tr w:rsidR="00ED6049" w:rsidRPr="002E1AA0" w14:paraId="36ADD346" w14:textId="77777777" w:rsidTr="00ED6049">
        <w:tc>
          <w:tcPr>
            <w:tcW w:w="3240" w:type="dxa"/>
          </w:tcPr>
          <w:p w14:paraId="77D7D4D3" w14:textId="77777777" w:rsidR="00ED6049" w:rsidRPr="002E1AA0" w:rsidRDefault="00ED6049" w:rsidP="00ED6049">
            <w:pPr>
              <w:spacing w:line="480" w:lineRule="auto"/>
              <w:rPr>
                <w:rFonts w:cs="Times New Roman"/>
                <w:sz w:val="24"/>
                <w:szCs w:val="24"/>
              </w:rPr>
            </w:pPr>
          </w:p>
        </w:tc>
        <w:tc>
          <w:tcPr>
            <w:tcW w:w="6120" w:type="dxa"/>
          </w:tcPr>
          <w:p w14:paraId="2E0CA8A0" w14:textId="77777777"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Cease use of genetically modified cropping practices on refuge and wildlife areas</w:t>
            </w:r>
          </w:p>
        </w:tc>
      </w:tr>
      <w:tr w:rsidR="00ED6049" w:rsidRPr="002E1AA0" w14:paraId="1D6C27E8" w14:textId="77777777" w:rsidTr="00ED6049">
        <w:tc>
          <w:tcPr>
            <w:tcW w:w="3240" w:type="dxa"/>
          </w:tcPr>
          <w:p w14:paraId="458EF367" w14:textId="77777777" w:rsidR="00ED6049" w:rsidRPr="002E1AA0" w:rsidRDefault="00ED6049" w:rsidP="00ED6049">
            <w:pPr>
              <w:spacing w:line="480" w:lineRule="auto"/>
              <w:rPr>
                <w:rFonts w:cs="Times New Roman"/>
                <w:sz w:val="24"/>
                <w:szCs w:val="24"/>
              </w:rPr>
            </w:pPr>
          </w:p>
        </w:tc>
        <w:tc>
          <w:tcPr>
            <w:tcW w:w="6120" w:type="dxa"/>
          </w:tcPr>
          <w:p w14:paraId="181CA17E" w14:textId="77777777"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Pollinator-friendly mowing, haying, grazing and burning practices</w:t>
            </w:r>
          </w:p>
        </w:tc>
      </w:tr>
      <w:tr w:rsidR="00ED6049" w:rsidRPr="002E1AA0" w14:paraId="1B722174" w14:textId="77777777" w:rsidTr="00ED6049">
        <w:tc>
          <w:tcPr>
            <w:tcW w:w="3240" w:type="dxa"/>
          </w:tcPr>
          <w:p w14:paraId="5943AD8C" w14:textId="77777777" w:rsidR="00ED6049" w:rsidRPr="002E1AA0" w:rsidRDefault="00ED6049" w:rsidP="00ED6049">
            <w:pPr>
              <w:spacing w:line="480" w:lineRule="auto"/>
              <w:rPr>
                <w:rFonts w:cs="Times New Roman"/>
                <w:sz w:val="24"/>
                <w:szCs w:val="24"/>
              </w:rPr>
            </w:pPr>
          </w:p>
        </w:tc>
        <w:tc>
          <w:tcPr>
            <w:tcW w:w="6120" w:type="dxa"/>
          </w:tcPr>
          <w:p w14:paraId="1465AB87" w14:textId="6EFA9A8E" w:rsidR="00ED6049" w:rsidRPr="002E1AA0" w:rsidRDefault="009D15C0" w:rsidP="009D15C0">
            <w:pPr>
              <w:spacing w:line="480" w:lineRule="auto"/>
              <w:ind w:left="165" w:hanging="165"/>
              <w:rPr>
                <w:rFonts w:cs="Times New Roman"/>
                <w:sz w:val="24"/>
                <w:szCs w:val="24"/>
              </w:rPr>
            </w:pPr>
            <w:r>
              <w:rPr>
                <w:rFonts w:cs="Times New Roman"/>
                <w:sz w:val="24"/>
                <w:szCs w:val="24"/>
              </w:rPr>
              <w:t>P</w:t>
            </w:r>
            <w:r w:rsidR="00ED6049" w:rsidRPr="002E1AA0">
              <w:rPr>
                <w:rFonts w:cs="Times New Roman"/>
                <w:sz w:val="24"/>
                <w:szCs w:val="24"/>
              </w:rPr>
              <w:t>lanting of source-identified and locally adapted seeds of milkweed and flowering nectar plants</w:t>
            </w:r>
          </w:p>
        </w:tc>
      </w:tr>
      <w:tr w:rsidR="00ED6049" w:rsidRPr="002E1AA0" w14:paraId="47E1BD22" w14:textId="77777777" w:rsidTr="00ED6049">
        <w:tc>
          <w:tcPr>
            <w:tcW w:w="3240" w:type="dxa"/>
          </w:tcPr>
          <w:p w14:paraId="047A1697" w14:textId="77777777" w:rsidR="00ED6049" w:rsidRPr="002E1AA0" w:rsidRDefault="00ED6049" w:rsidP="00ED6049">
            <w:pPr>
              <w:spacing w:line="480" w:lineRule="auto"/>
              <w:rPr>
                <w:rFonts w:cs="Times New Roman"/>
                <w:sz w:val="24"/>
                <w:szCs w:val="24"/>
              </w:rPr>
            </w:pPr>
            <w:r w:rsidRPr="002E1AA0">
              <w:rPr>
                <w:rFonts w:cs="Times New Roman"/>
                <w:sz w:val="24"/>
                <w:szCs w:val="24"/>
              </w:rPr>
              <w:t>Conservation Reserve Program</w:t>
            </w:r>
          </w:p>
        </w:tc>
        <w:tc>
          <w:tcPr>
            <w:tcW w:w="6120" w:type="dxa"/>
          </w:tcPr>
          <w:p w14:paraId="5AC16237" w14:textId="77777777"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Including source-identified and locally adapted milkweed seeds in seed mixes used in initial plantings</w:t>
            </w:r>
          </w:p>
        </w:tc>
      </w:tr>
      <w:tr w:rsidR="00ED6049" w:rsidRPr="002E1AA0" w14:paraId="6A9B1351" w14:textId="77777777" w:rsidTr="00ED6049">
        <w:tc>
          <w:tcPr>
            <w:tcW w:w="3240" w:type="dxa"/>
          </w:tcPr>
          <w:p w14:paraId="3A21A36F" w14:textId="77777777" w:rsidR="00ED6049" w:rsidRPr="002E1AA0" w:rsidRDefault="00ED6049" w:rsidP="00ED6049">
            <w:pPr>
              <w:spacing w:line="480" w:lineRule="auto"/>
              <w:rPr>
                <w:rFonts w:cs="Times New Roman"/>
                <w:sz w:val="24"/>
                <w:szCs w:val="24"/>
              </w:rPr>
            </w:pPr>
          </w:p>
        </w:tc>
        <w:tc>
          <w:tcPr>
            <w:tcW w:w="6120" w:type="dxa"/>
          </w:tcPr>
          <w:p w14:paraId="3787AA3F" w14:textId="3AFBE108"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 xml:space="preserve">Supplementing mid-cycle plantings with source-identified and locally adapted </w:t>
            </w:r>
            <w:r w:rsidR="009D15C0" w:rsidRPr="009D15C0">
              <w:rPr>
                <w:rFonts w:cs="Times New Roman"/>
                <w:sz w:val="24"/>
                <w:szCs w:val="24"/>
              </w:rPr>
              <w:t>seeds of milkweed and flowering nectar plants</w:t>
            </w:r>
          </w:p>
        </w:tc>
      </w:tr>
      <w:tr w:rsidR="00B516FA" w:rsidRPr="002E1AA0" w14:paraId="644332DB" w14:textId="77777777" w:rsidTr="00ED6049">
        <w:tc>
          <w:tcPr>
            <w:tcW w:w="3240" w:type="dxa"/>
          </w:tcPr>
          <w:p w14:paraId="764CDFF6" w14:textId="77777777" w:rsidR="00B516FA" w:rsidRPr="002E1AA0" w:rsidRDefault="00B516FA" w:rsidP="00ED6049">
            <w:pPr>
              <w:spacing w:line="480" w:lineRule="auto"/>
              <w:rPr>
                <w:rFonts w:cs="Times New Roman"/>
                <w:sz w:val="24"/>
                <w:szCs w:val="24"/>
              </w:rPr>
            </w:pPr>
          </w:p>
        </w:tc>
        <w:tc>
          <w:tcPr>
            <w:tcW w:w="6120" w:type="dxa"/>
          </w:tcPr>
          <w:p w14:paraId="7E38CDFC" w14:textId="77777777" w:rsidR="00B516FA" w:rsidRPr="002E1AA0" w:rsidRDefault="00B516FA" w:rsidP="00ED6049">
            <w:pPr>
              <w:spacing w:line="480" w:lineRule="auto"/>
              <w:ind w:left="165" w:hanging="165"/>
              <w:rPr>
                <w:rFonts w:cs="Times New Roman"/>
                <w:sz w:val="24"/>
                <w:szCs w:val="24"/>
              </w:rPr>
            </w:pPr>
          </w:p>
        </w:tc>
      </w:tr>
      <w:tr w:rsidR="00ED6049" w:rsidRPr="002E1AA0" w14:paraId="64AF5D13" w14:textId="77777777" w:rsidTr="00ED6049">
        <w:tc>
          <w:tcPr>
            <w:tcW w:w="3240" w:type="dxa"/>
          </w:tcPr>
          <w:p w14:paraId="5A4101DC" w14:textId="77777777" w:rsidR="00ED6049" w:rsidRPr="002E1AA0" w:rsidRDefault="00ED6049" w:rsidP="00ED6049">
            <w:pPr>
              <w:spacing w:line="480" w:lineRule="auto"/>
              <w:rPr>
                <w:rFonts w:cs="Times New Roman"/>
                <w:sz w:val="24"/>
                <w:szCs w:val="24"/>
              </w:rPr>
            </w:pPr>
            <w:r w:rsidRPr="002E1AA0">
              <w:rPr>
                <w:rFonts w:cs="Times New Roman"/>
                <w:sz w:val="24"/>
                <w:szCs w:val="24"/>
              </w:rPr>
              <w:t>Urban/Suburban</w:t>
            </w:r>
          </w:p>
        </w:tc>
        <w:tc>
          <w:tcPr>
            <w:tcW w:w="6120" w:type="dxa"/>
          </w:tcPr>
          <w:p w14:paraId="0AF1434B" w14:textId="19C8EA44" w:rsidR="00ED6049" w:rsidRPr="002E1AA0" w:rsidRDefault="009D15C0" w:rsidP="00ED6049">
            <w:pPr>
              <w:spacing w:line="480" w:lineRule="auto"/>
              <w:ind w:left="165" w:hanging="165"/>
              <w:rPr>
                <w:rFonts w:cs="Times New Roman"/>
                <w:sz w:val="24"/>
                <w:szCs w:val="24"/>
              </w:rPr>
            </w:pPr>
            <w:r>
              <w:rPr>
                <w:rFonts w:cs="Times New Roman"/>
                <w:sz w:val="24"/>
                <w:szCs w:val="24"/>
              </w:rPr>
              <w:t>P</w:t>
            </w:r>
            <w:r w:rsidR="00ED6049" w:rsidRPr="002E1AA0">
              <w:rPr>
                <w:rFonts w:cs="Times New Roman"/>
                <w:sz w:val="24"/>
                <w:szCs w:val="24"/>
              </w:rPr>
              <w:t>lanting of source-identified and locally adapted seeds and nursery stock of milkweed and flowering nectar plants in homeowner yards</w:t>
            </w:r>
          </w:p>
        </w:tc>
      </w:tr>
      <w:tr w:rsidR="00ED6049" w:rsidRPr="002E1AA0" w14:paraId="33127401" w14:textId="77777777" w:rsidTr="00ED6049">
        <w:tc>
          <w:tcPr>
            <w:tcW w:w="3240" w:type="dxa"/>
          </w:tcPr>
          <w:p w14:paraId="36929106" w14:textId="77777777" w:rsidR="00ED6049" w:rsidRPr="002E1AA0" w:rsidRDefault="00ED6049" w:rsidP="00ED6049">
            <w:pPr>
              <w:spacing w:line="480" w:lineRule="auto"/>
              <w:rPr>
                <w:rFonts w:cs="Times New Roman"/>
                <w:sz w:val="24"/>
                <w:szCs w:val="24"/>
              </w:rPr>
            </w:pPr>
          </w:p>
        </w:tc>
        <w:tc>
          <w:tcPr>
            <w:tcW w:w="6120" w:type="dxa"/>
          </w:tcPr>
          <w:p w14:paraId="2FD254F8" w14:textId="4BA8F8FD"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 xml:space="preserve">Conversion of </w:t>
            </w:r>
            <w:r w:rsidR="00D41C94" w:rsidRPr="002E1AA0">
              <w:rPr>
                <w:rFonts w:cs="Times New Roman"/>
                <w:sz w:val="24"/>
                <w:szCs w:val="24"/>
              </w:rPr>
              <w:t xml:space="preserve">homeowner </w:t>
            </w:r>
            <w:r w:rsidRPr="002E1AA0">
              <w:rPr>
                <w:rFonts w:cs="Times New Roman"/>
                <w:sz w:val="24"/>
                <w:szCs w:val="24"/>
              </w:rPr>
              <w:t>lawns and corporate</w:t>
            </w:r>
            <w:r w:rsidR="00D41C94" w:rsidRPr="002E1AA0">
              <w:rPr>
                <w:rFonts w:cs="Times New Roman"/>
                <w:sz w:val="24"/>
                <w:szCs w:val="24"/>
              </w:rPr>
              <w:t xml:space="preserve"> and city</w:t>
            </w:r>
            <w:r w:rsidRPr="002E1AA0">
              <w:rPr>
                <w:rFonts w:cs="Times New Roman"/>
                <w:sz w:val="24"/>
                <w:szCs w:val="24"/>
              </w:rPr>
              <w:t xml:space="preserve"> parks to prairie patches</w:t>
            </w:r>
          </w:p>
        </w:tc>
      </w:tr>
      <w:tr w:rsidR="00ED6049" w:rsidRPr="002E1AA0" w14:paraId="206E4556" w14:textId="77777777" w:rsidTr="00ED6049">
        <w:tc>
          <w:tcPr>
            <w:tcW w:w="3240" w:type="dxa"/>
          </w:tcPr>
          <w:p w14:paraId="65F90FE5" w14:textId="77777777" w:rsidR="00ED6049" w:rsidRPr="002E1AA0" w:rsidRDefault="00ED6049" w:rsidP="00ED6049">
            <w:pPr>
              <w:spacing w:line="480" w:lineRule="auto"/>
              <w:rPr>
                <w:rFonts w:cs="Times New Roman"/>
                <w:sz w:val="24"/>
                <w:szCs w:val="24"/>
              </w:rPr>
            </w:pPr>
          </w:p>
        </w:tc>
        <w:tc>
          <w:tcPr>
            <w:tcW w:w="6120" w:type="dxa"/>
          </w:tcPr>
          <w:p w14:paraId="1EE3B39D" w14:textId="77777777"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Rewilding of urban spaces</w:t>
            </w:r>
          </w:p>
        </w:tc>
      </w:tr>
      <w:tr w:rsidR="00ED6049" w:rsidRPr="002E1AA0" w14:paraId="66AFD57F" w14:textId="77777777" w:rsidTr="00ED6049">
        <w:tc>
          <w:tcPr>
            <w:tcW w:w="3240" w:type="dxa"/>
          </w:tcPr>
          <w:p w14:paraId="4166A9AB" w14:textId="77777777" w:rsidR="00ED6049" w:rsidRPr="002E1AA0" w:rsidRDefault="00ED6049" w:rsidP="00ED6049">
            <w:pPr>
              <w:spacing w:line="480" w:lineRule="auto"/>
              <w:rPr>
                <w:rFonts w:cs="Times New Roman"/>
                <w:sz w:val="24"/>
                <w:szCs w:val="24"/>
              </w:rPr>
            </w:pPr>
            <w:r w:rsidRPr="002E1AA0">
              <w:rPr>
                <w:rFonts w:cs="Times New Roman"/>
                <w:sz w:val="24"/>
                <w:szCs w:val="24"/>
              </w:rPr>
              <w:t>Rights of Way</w:t>
            </w:r>
          </w:p>
        </w:tc>
        <w:tc>
          <w:tcPr>
            <w:tcW w:w="6120" w:type="dxa"/>
          </w:tcPr>
          <w:p w14:paraId="1A87CC28" w14:textId="327DE261" w:rsidR="00ED6049" w:rsidRPr="002E1AA0" w:rsidRDefault="00ED6049" w:rsidP="00177CF9">
            <w:pPr>
              <w:spacing w:line="480" w:lineRule="auto"/>
              <w:ind w:left="165" w:hanging="165"/>
              <w:rPr>
                <w:rFonts w:cs="Times New Roman"/>
                <w:sz w:val="24"/>
                <w:szCs w:val="24"/>
              </w:rPr>
            </w:pPr>
            <w:r w:rsidRPr="002E1AA0">
              <w:rPr>
                <w:rFonts w:cs="Times New Roman"/>
                <w:sz w:val="24"/>
                <w:szCs w:val="24"/>
              </w:rPr>
              <w:t xml:space="preserve">Pollinator-friendly mowing practices, especially on the backslope of roadside ditches and within </w:t>
            </w:r>
            <w:r w:rsidR="00177CF9">
              <w:rPr>
                <w:rFonts w:cs="Times New Roman"/>
                <w:sz w:val="24"/>
                <w:szCs w:val="24"/>
              </w:rPr>
              <w:t>powerline</w:t>
            </w:r>
            <w:r w:rsidRPr="002E1AA0">
              <w:rPr>
                <w:rFonts w:cs="Times New Roman"/>
                <w:sz w:val="24"/>
                <w:szCs w:val="24"/>
              </w:rPr>
              <w:t xml:space="preserve"> corridors</w:t>
            </w:r>
          </w:p>
        </w:tc>
      </w:tr>
      <w:tr w:rsidR="00ED6049" w:rsidRPr="002E1AA0" w14:paraId="5E0325EB" w14:textId="77777777" w:rsidTr="00ED6049">
        <w:tc>
          <w:tcPr>
            <w:tcW w:w="3240" w:type="dxa"/>
          </w:tcPr>
          <w:p w14:paraId="029E6778" w14:textId="77777777" w:rsidR="00ED6049" w:rsidRPr="002E1AA0" w:rsidRDefault="00ED6049" w:rsidP="00ED6049">
            <w:pPr>
              <w:spacing w:line="480" w:lineRule="auto"/>
              <w:rPr>
                <w:rFonts w:cs="Times New Roman"/>
                <w:sz w:val="24"/>
                <w:szCs w:val="24"/>
              </w:rPr>
            </w:pPr>
          </w:p>
        </w:tc>
        <w:tc>
          <w:tcPr>
            <w:tcW w:w="6120" w:type="dxa"/>
          </w:tcPr>
          <w:p w14:paraId="11F42383" w14:textId="363A1197" w:rsidR="00ED6049" w:rsidRPr="002E1AA0" w:rsidRDefault="009D15C0" w:rsidP="009D15C0">
            <w:pPr>
              <w:spacing w:line="480" w:lineRule="auto"/>
              <w:ind w:left="165" w:hanging="165"/>
              <w:rPr>
                <w:rFonts w:cs="Times New Roman"/>
                <w:sz w:val="24"/>
                <w:szCs w:val="24"/>
              </w:rPr>
            </w:pPr>
            <w:r>
              <w:rPr>
                <w:rFonts w:cs="Times New Roman"/>
                <w:sz w:val="24"/>
                <w:szCs w:val="24"/>
              </w:rPr>
              <w:t>P</w:t>
            </w:r>
            <w:r w:rsidR="00ED6049" w:rsidRPr="002E1AA0">
              <w:rPr>
                <w:rFonts w:cs="Times New Roman"/>
                <w:sz w:val="24"/>
                <w:szCs w:val="24"/>
              </w:rPr>
              <w:t xml:space="preserve">lanting of source-identified and locally adapted seeds </w:t>
            </w:r>
            <w:r>
              <w:rPr>
                <w:rFonts w:cs="Times New Roman"/>
                <w:sz w:val="24"/>
                <w:szCs w:val="24"/>
              </w:rPr>
              <w:t xml:space="preserve">of </w:t>
            </w:r>
            <w:r w:rsidR="00ED6049" w:rsidRPr="002E1AA0">
              <w:rPr>
                <w:rFonts w:cs="Times New Roman"/>
                <w:sz w:val="24"/>
                <w:szCs w:val="24"/>
              </w:rPr>
              <w:t xml:space="preserve">milkweed and flowering nectar plants in </w:t>
            </w:r>
            <w:r w:rsidR="002D4C72">
              <w:rPr>
                <w:rFonts w:cs="Times New Roman"/>
                <w:sz w:val="24"/>
                <w:szCs w:val="24"/>
              </w:rPr>
              <w:t>interchanges</w:t>
            </w:r>
            <w:r w:rsidR="00ED6049" w:rsidRPr="002E1AA0">
              <w:rPr>
                <w:rFonts w:cs="Times New Roman"/>
                <w:sz w:val="24"/>
                <w:szCs w:val="24"/>
              </w:rPr>
              <w:t xml:space="preserve">, medians, and </w:t>
            </w:r>
            <w:r w:rsidR="00177CF9">
              <w:rPr>
                <w:rFonts w:cs="Times New Roman"/>
                <w:sz w:val="24"/>
                <w:szCs w:val="24"/>
              </w:rPr>
              <w:t>powerline</w:t>
            </w:r>
            <w:r w:rsidR="00ED6049" w:rsidRPr="002E1AA0">
              <w:rPr>
                <w:rFonts w:cs="Times New Roman"/>
                <w:sz w:val="24"/>
                <w:szCs w:val="24"/>
              </w:rPr>
              <w:t xml:space="preserve"> corridors</w:t>
            </w:r>
          </w:p>
        </w:tc>
      </w:tr>
      <w:tr w:rsidR="00ED6049" w:rsidRPr="002E1AA0" w14:paraId="7BF5D251" w14:textId="77777777" w:rsidTr="00ED6049">
        <w:tc>
          <w:tcPr>
            <w:tcW w:w="3240" w:type="dxa"/>
          </w:tcPr>
          <w:p w14:paraId="39D2843C" w14:textId="77777777" w:rsidR="00ED6049" w:rsidRPr="002E1AA0" w:rsidRDefault="00ED6049" w:rsidP="00ED6049">
            <w:pPr>
              <w:spacing w:line="480" w:lineRule="auto"/>
              <w:rPr>
                <w:rFonts w:cs="Times New Roman"/>
                <w:sz w:val="24"/>
                <w:szCs w:val="24"/>
              </w:rPr>
            </w:pPr>
            <w:r w:rsidRPr="002E1AA0">
              <w:rPr>
                <w:rFonts w:cs="Times New Roman"/>
                <w:sz w:val="24"/>
                <w:szCs w:val="24"/>
              </w:rPr>
              <w:t>Agriculture</w:t>
            </w:r>
          </w:p>
        </w:tc>
        <w:tc>
          <w:tcPr>
            <w:tcW w:w="6120" w:type="dxa"/>
          </w:tcPr>
          <w:p w14:paraId="5C27BFCC" w14:textId="77777777"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Expansion of organic farming</w:t>
            </w:r>
          </w:p>
        </w:tc>
      </w:tr>
      <w:tr w:rsidR="005949FA" w:rsidRPr="002E1AA0" w14:paraId="4B8B9A91" w14:textId="77777777" w:rsidTr="00ED6049">
        <w:tc>
          <w:tcPr>
            <w:tcW w:w="3240" w:type="dxa"/>
          </w:tcPr>
          <w:p w14:paraId="2E025457" w14:textId="77777777" w:rsidR="005949FA" w:rsidRPr="002E1AA0" w:rsidRDefault="005949FA" w:rsidP="00ED6049">
            <w:pPr>
              <w:spacing w:line="480" w:lineRule="auto"/>
              <w:rPr>
                <w:rFonts w:cs="Times New Roman"/>
                <w:sz w:val="24"/>
                <w:szCs w:val="24"/>
              </w:rPr>
            </w:pPr>
          </w:p>
        </w:tc>
        <w:tc>
          <w:tcPr>
            <w:tcW w:w="6120" w:type="dxa"/>
          </w:tcPr>
          <w:p w14:paraId="2A6A4FFE" w14:textId="45B5779B" w:rsidR="005949FA" w:rsidRPr="002E1AA0" w:rsidRDefault="005949FA" w:rsidP="00ED6049">
            <w:pPr>
              <w:spacing w:line="480" w:lineRule="auto"/>
              <w:ind w:left="165" w:hanging="165"/>
              <w:rPr>
                <w:rFonts w:cs="Times New Roman"/>
                <w:sz w:val="24"/>
                <w:szCs w:val="24"/>
              </w:rPr>
            </w:pPr>
            <w:r>
              <w:rPr>
                <w:rFonts w:cs="Times New Roman"/>
                <w:sz w:val="24"/>
                <w:szCs w:val="24"/>
              </w:rPr>
              <w:t>Cessation of the planting of genetically modified corn and soybean</w:t>
            </w:r>
          </w:p>
        </w:tc>
      </w:tr>
      <w:tr w:rsidR="00ED6049" w:rsidRPr="002E1AA0" w14:paraId="565E1757" w14:textId="77777777" w:rsidTr="00ED6049">
        <w:tc>
          <w:tcPr>
            <w:tcW w:w="3240" w:type="dxa"/>
          </w:tcPr>
          <w:p w14:paraId="20926C22" w14:textId="77777777" w:rsidR="00ED6049" w:rsidRPr="002E1AA0" w:rsidRDefault="00ED6049" w:rsidP="00ED6049">
            <w:pPr>
              <w:spacing w:line="480" w:lineRule="auto"/>
              <w:rPr>
                <w:rFonts w:cs="Times New Roman"/>
                <w:sz w:val="24"/>
                <w:szCs w:val="24"/>
              </w:rPr>
            </w:pPr>
          </w:p>
        </w:tc>
        <w:tc>
          <w:tcPr>
            <w:tcW w:w="6120" w:type="dxa"/>
          </w:tcPr>
          <w:p w14:paraId="2C4B0DD3" w14:textId="77777777"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Pollinator-friendly mowing, haying, grazing and burning practices</w:t>
            </w:r>
          </w:p>
        </w:tc>
      </w:tr>
      <w:tr w:rsidR="002D4C72" w:rsidRPr="002E1AA0" w14:paraId="774F8E7A" w14:textId="77777777" w:rsidTr="00ED6049">
        <w:tc>
          <w:tcPr>
            <w:tcW w:w="3240" w:type="dxa"/>
          </w:tcPr>
          <w:p w14:paraId="7FF98BD1" w14:textId="77777777" w:rsidR="002D4C72" w:rsidRPr="002E1AA0" w:rsidRDefault="002D4C72" w:rsidP="00ED6049">
            <w:pPr>
              <w:spacing w:line="480" w:lineRule="auto"/>
              <w:rPr>
                <w:rFonts w:cs="Times New Roman"/>
                <w:sz w:val="24"/>
                <w:szCs w:val="24"/>
              </w:rPr>
            </w:pPr>
          </w:p>
        </w:tc>
        <w:tc>
          <w:tcPr>
            <w:tcW w:w="6120" w:type="dxa"/>
          </w:tcPr>
          <w:p w14:paraId="2375BFE6" w14:textId="4219D9CD" w:rsidR="002D4C72" w:rsidRPr="002E1AA0" w:rsidRDefault="002D4C72" w:rsidP="00ED6049">
            <w:pPr>
              <w:spacing w:line="480" w:lineRule="auto"/>
              <w:ind w:left="165" w:hanging="165"/>
              <w:rPr>
                <w:rFonts w:cs="Times New Roman"/>
                <w:sz w:val="24"/>
                <w:szCs w:val="24"/>
              </w:rPr>
            </w:pPr>
            <w:r>
              <w:rPr>
                <w:rFonts w:cs="Times New Roman"/>
                <w:sz w:val="24"/>
                <w:szCs w:val="24"/>
              </w:rPr>
              <w:t>Retention of fencerows/hedgerows, or inclusion of patches in field design</w:t>
            </w:r>
          </w:p>
        </w:tc>
      </w:tr>
      <w:tr w:rsidR="009D15C0" w:rsidRPr="002E1AA0" w14:paraId="7CE0D3B0" w14:textId="77777777" w:rsidTr="00ED6049">
        <w:tc>
          <w:tcPr>
            <w:tcW w:w="3240" w:type="dxa"/>
          </w:tcPr>
          <w:p w14:paraId="4925B325" w14:textId="77777777" w:rsidR="009D15C0" w:rsidRPr="002E1AA0" w:rsidRDefault="009D15C0" w:rsidP="00ED6049">
            <w:pPr>
              <w:spacing w:line="480" w:lineRule="auto"/>
              <w:rPr>
                <w:rFonts w:cs="Times New Roman"/>
                <w:sz w:val="24"/>
                <w:szCs w:val="24"/>
              </w:rPr>
            </w:pPr>
          </w:p>
        </w:tc>
        <w:tc>
          <w:tcPr>
            <w:tcW w:w="6120" w:type="dxa"/>
          </w:tcPr>
          <w:p w14:paraId="46566EAE" w14:textId="167BBC3C" w:rsidR="009D15C0" w:rsidRPr="002E1AA0" w:rsidRDefault="009D15C0" w:rsidP="009D15C0">
            <w:pPr>
              <w:spacing w:line="480" w:lineRule="auto"/>
              <w:ind w:left="165" w:hanging="165"/>
              <w:rPr>
                <w:rFonts w:cs="Times New Roman"/>
                <w:sz w:val="24"/>
                <w:szCs w:val="24"/>
              </w:rPr>
            </w:pPr>
            <w:r w:rsidRPr="009D15C0">
              <w:rPr>
                <w:rFonts w:cs="Times New Roman"/>
                <w:sz w:val="24"/>
                <w:szCs w:val="24"/>
              </w:rPr>
              <w:t xml:space="preserve">Planting of source-identified and locally adapted seeds of </w:t>
            </w:r>
            <w:r w:rsidRPr="009D15C0">
              <w:rPr>
                <w:rFonts w:cs="Times New Roman"/>
                <w:sz w:val="24"/>
                <w:szCs w:val="24"/>
              </w:rPr>
              <w:lastRenderedPageBreak/>
              <w:t>milkweed and flowering nectar plants in edge-of-field p</w:t>
            </w:r>
            <w:r>
              <w:rPr>
                <w:rFonts w:cs="Times New Roman"/>
                <w:sz w:val="24"/>
                <w:szCs w:val="24"/>
              </w:rPr>
              <w:t>ractices to aid nutrient reduction</w:t>
            </w:r>
          </w:p>
        </w:tc>
      </w:tr>
      <w:tr w:rsidR="00ED6049" w:rsidRPr="002E1AA0" w14:paraId="507F4C4B" w14:textId="77777777" w:rsidTr="00ED6049">
        <w:tc>
          <w:tcPr>
            <w:tcW w:w="3240" w:type="dxa"/>
          </w:tcPr>
          <w:p w14:paraId="72B24D94" w14:textId="77777777" w:rsidR="00ED6049" w:rsidRPr="002E1AA0" w:rsidRDefault="00ED6049" w:rsidP="00ED6049">
            <w:pPr>
              <w:spacing w:line="480" w:lineRule="auto"/>
              <w:rPr>
                <w:rFonts w:cs="Times New Roman"/>
                <w:sz w:val="24"/>
                <w:szCs w:val="24"/>
              </w:rPr>
            </w:pPr>
          </w:p>
        </w:tc>
        <w:tc>
          <w:tcPr>
            <w:tcW w:w="6120" w:type="dxa"/>
          </w:tcPr>
          <w:p w14:paraId="3D5712F6" w14:textId="561322F9"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Expanded use of riparian buffer and prairie filter strips</w:t>
            </w:r>
            <w:r w:rsidR="002D4C72">
              <w:rPr>
                <w:rFonts w:cs="Times New Roman"/>
                <w:sz w:val="24"/>
                <w:szCs w:val="24"/>
              </w:rPr>
              <w:t>, or retention/restoration of vernal wetland as natural habitat</w:t>
            </w:r>
          </w:p>
        </w:tc>
      </w:tr>
      <w:tr w:rsidR="00ED6049" w:rsidRPr="002E1AA0" w14:paraId="766847A4" w14:textId="77777777" w:rsidTr="00ED6049">
        <w:tc>
          <w:tcPr>
            <w:tcW w:w="3240" w:type="dxa"/>
          </w:tcPr>
          <w:p w14:paraId="3E9ECCC9" w14:textId="77777777" w:rsidR="00ED6049" w:rsidRPr="002E1AA0" w:rsidRDefault="00ED6049" w:rsidP="00ED6049">
            <w:pPr>
              <w:spacing w:line="480" w:lineRule="auto"/>
              <w:rPr>
                <w:rFonts w:cs="Times New Roman"/>
                <w:sz w:val="24"/>
                <w:szCs w:val="24"/>
              </w:rPr>
            </w:pPr>
          </w:p>
        </w:tc>
        <w:tc>
          <w:tcPr>
            <w:tcW w:w="6120" w:type="dxa"/>
          </w:tcPr>
          <w:p w14:paraId="6D23184E" w14:textId="77777777"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Conversion to Conservation Reserve Program-type cover</w:t>
            </w:r>
          </w:p>
        </w:tc>
      </w:tr>
      <w:tr w:rsidR="00ED6049" w:rsidRPr="002E1AA0" w14:paraId="31C66D27" w14:textId="77777777" w:rsidTr="00ED6049">
        <w:tc>
          <w:tcPr>
            <w:tcW w:w="3240" w:type="dxa"/>
            <w:tcBorders>
              <w:bottom w:val="single" w:sz="4" w:space="0" w:color="000000" w:themeColor="text1"/>
            </w:tcBorders>
          </w:tcPr>
          <w:p w14:paraId="19916095" w14:textId="77777777" w:rsidR="00ED6049" w:rsidRPr="002E1AA0" w:rsidRDefault="00ED6049" w:rsidP="00ED6049">
            <w:pPr>
              <w:spacing w:line="480" w:lineRule="auto"/>
              <w:rPr>
                <w:rFonts w:cs="Times New Roman"/>
                <w:sz w:val="24"/>
                <w:szCs w:val="24"/>
              </w:rPr>
            </w:pPr>
          </w:p>
        </w:tc>
        <w:tc>
          <w:tcPr>
            <w:tcW w:w="6120" w:type="dxa"/>
            <w:tcBorders>
              <w:bottom w:val="single" w:sz="4" w:space="0" w:color="000000" w:themeColor="text1"/>
            </w:tcBorders>
          </w:tcPr>
          <w:p w14:paraId="7932ED4C" w14:textId="77777777" w:rsidR="00ED6049" w:rsidRPr="002E1AA0" w:rsidRDefault="00ED6049" w:rsidP="00ED6049">
            <w:pPr>
              <w:spacing w:line="480" w:lineRule="auto"/>
              <w:ind w:left="165" w:hanging="165"/>
              <w:rPr>
                <w:rFonts w:cs="Times New Roman"/>
                <w:sz w:val="24"/>
                <w:szCs w:val="24"/>
              </w:rPr>
            </w:pPr>
            <w:r w:rsidRPr="002E1AA0">
              <w:rPr>
                <w:rFonts w:cs="Times New Roman"/>
                <w:sz w:val="24"/>
                <w:szCs w:val="24"/>
              </w:rPr>
              <w:t>Fallowing of marginal cropland</w:t>
            </w:r>
          </w:p>
        </w:tc>
      </w:tr>
    </w:tbl>
    <w:p w14:paraId="7A06D87A" w14:textId="305F47BD" w:rsidR="00514AA9" w:rsidRDefault="00514AA9" w:rsidP="00514AA9">
      <w:pPr>
        <w:rPr>
          <w:rFonts w:ascii="Times New Roman" w:hAnsi="Times New Roman" w:cs="Times New Roman"/>
          <w:b/>
          <w:sz w:val="24"/>
          <w:szCs w:val="24"/>
        </w:rPr>
      </w:pPr>
    </w:p>
    <w:p w14:paraId="269DA43B" w14:textId="08B221FC" w:rsidR="00C424DF" w:rsidRDefault="00C424DF">
      <w:pPr>
        <w:rPr>
          <w:rFonts w:ascii="Times New Roman" w:hAnsi="Times New Roman" w:cs="Times New Roman"/>
          <w:b/>
          <w:sz w:val="24"/>
          <w:szCs w:val="24"/>
        </w:rPr>
      </w:pPr>
      <w:r>
        <w:rPr>
          <w:rFonts w:ascii="Times New Roman" w:hAnsi="Times New Roman" w:cs="Times New Roman"/>
          <w:b/>
          <w:sz w:val="24"/>
          <w:szCs w:val="24"/>
        </w:rPr>
        <w:br w:type="page"/>
      </w:r>
    </w:p>
    <w:p w14:paraId="13AA51EA" w14:textId="77777777" w:rsidR="00C424DF" w:rsidRDefault="00C424DF" w:rsidP="00514AA9">
      <w:pPr>
        <w:rPr>
          <w:rFonts w:ascii="Times New Roman" w:hAnsi="Times New Roman" w:cs="Times New Roman"/>
          <w:b/>
          <w:sz w:val="24"/>
          <w:szCs w:val="24"/>
        </w:rPr>
      </w:pPr>
    </w:p>
    <w:p w14:paraId="34CE7D04" w14:textId="1185B3DA" w:rsidR="00C424DF" w:rsidRDefault="004F2FB7" w:rsidP="00514A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B745BE" wp14:editId="7D391273">
            <wp:extent cx="5934075" cy="4586605"/>
            <wp:effectExtent l="0" t="0" r="9525" b="4445"/>
            <wp:docPr id="1" name="Picture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586605"/>
                    </a:xfrm>
                    <a:prstGeom prst="rect">
                      <a:avLst/>
                    </a:prstGeom>
                    <a:noFill/>
                    <a:ln>
                      <a:noFill/>
                    </a:ln>
                  </pic:spPr>
                </pic:pic>
              </a:graphicData>
            </a:graphic>
          </wp:inline>
        </w:drawing>
      </w:r>
    </w:p>
    <w:p w14:paraId="1CDBD994" w14:textId="77777777" w:rsidR="00CF2C53" w:rsidRDefault="00C424DF">
      <w:pPr>
        <w:rPr>
          <w:rFonts w:ascii="Times New Roman" w:hAnsi="Times New Roman" w:cs="Times New Roman"/>
          <w:b/>
          <w:sz w:val="24"/>
          <w:szCs w:val="24"/>
        </w:rPr>
      </w:pPr>
      <w:r>
        <w:rPr>
          <w:rFonts w:ascii="Times New Roman" w:hAnsi="Times New Roman" w:cs="Times New Roman"/>
          <w:b/>
          <w:sz w:val="24"/>
          <w:szCs w:val="24"/>
        </w:rPr>
        <w:br w:type="page"/>
      </w:r>
    </w:p>
    <w:p w14:paraId="045BCA4B" w14:textId="77777777" w:rsidR="00CF2C53" w:rsidRDefault="00CF2C53">
      <w:pPr>
        <w:rPr>
          <w:rFonts w:ascii="Times New Roman" w:hAnsi="Times New Roman" w:cs="Times New Roman"/>
          <w:b/>
          <w:sz w:val="24"/>
          <w:szCs w:val="24"/>
        </w:rPr>
      </w:pPr>
    </w:p>
    <w:p w14:paraId="48EBD0A2" w14:textId="3936BF75" w:rsidR="00C424DF" w:rsidRDefault="00CF2C5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B1416D5" wp14:editId="61884726">
            <wp:extent cx="5924275" cy="42062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275" cy="4206240"/>
                    </a:xfrm>
                    <a:prstGeom prst="rect">
                      <a:avLst/>
                    </a:prstGeom>
                    <a:noFill/>
                  </pic:spPr>
                </pic:pic>
              </a:graphicData>
            </a:graphic>
          </wp:inline>
        </w:drawing>
      </w:r>
    </w:p>
    <w:p w14:paraId="10407B6F" w14:textId="77777777" w:rsidR="00C424DF" w:rsidRDefault="00C424DF" w:rsidP="00514AA9">
      <w:pPr>
        <w:rPr>
          <w:rFonts w:ascii="Times New Roman" w:hAnsi="Times New Roman" w:cs="Times New Roman"/>
          <w:b/>
          <w:sz w:val="24"/>
          <w:szCs w:val="24"/>
        </w:rPr>
      </w:pPr>
    </w:p>
    <w:p w14:paraId="068FCBA7" w14:textId="0D5FAA68" w:rsidR="00C424DF" w:rsidRDefault="004F2FB7" w:rsidP="00514AA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38DC161" wp14:editId="0EA28F49">
            <wp:extent cx="5238750" cy="4133850"/>
            <wp:effectExtent l="0" t="0" r="0" b="0"/>
            <wp:docPr id="2" name="Picture 2"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4133850"/>
                    </a:xfrm>
                    <a:prstGeom prst="rect">
                      <a:avLst/>
                    </a:prstGeom>
                    <a:noFill/>
                    <a:ln>
                      <a:noFill/>
                    </a:ln>
                  </pic:spPr>
                </pic:pic>
              </a:graphicData>
            </a:graphic>
          </wp:inline>
        </w:drawing>
      </w:r>
    </w:p>
    <w:p w14:paraId="14CC18F5" w14:textId="77777777" w:rsidR="00C424DF" w:rsidRDefault="00C424DF" w:rsidP="00514AA9">
      <w:pPr>
        <w:rPr>
          <w:rFonts w:ascii="Times New Roman" w:hAnsi="Times New Roman" w:cs="Times New Roman"/>
          <w:b/>
          <w:sz w:val="24"/>
          <w:szCs w:val="24"/>
        </w:rPr>
      </w:pPr>
    </w:p>
    <w:p w14:paraId="74E63B5A" w14:textId="3F7FEF6B" w:rsidR="00C424DF" w:rsidRDefault="00C424DF">
      <w:pPr>
        <w:rPr>
          <w:rFonts w:ascii="Times New Roman" w:hAnsi="Times New Roman" w:cs="Times New Roman"/>
          <w:b/>
          <w:sz w:val="24"/>
          <w:szCs w:val="24"/>
        </w:rPr>
      </w:pPr>
      <w:r>
        <w:rPr>
          <w:rFonts w:ascii="Times New Roman" w:hAnsi="Times New Roman" w:cs="Times New Roman"/>
          <w:b/>
          <w:sz w:val="24"/>
          <w:szCs w:val="24"/>
        </w:rPr>
        <w:br w:type="page"/>
      </w:r>
    </w:p>
    <w:p w14:paraId="1044C0F9" w14:textId="77777777" w:rsidR="00C424DF" w:rsidRDefault="00C424DF" w:rsidP="00514AA9">
      <w:pPr>
        <w:rPr>
          <w:rFonts w:ascii="Times New Roman" w:hAnsi="Times New Roman" w:cs="Times New Roman"/>
          <w:b/>
          <w:sz w:val="24"/>
          <w:szCs w:val="24"/>
        </w:rPr>
      </w:pPr>
    </w:p>
    <w:p w14:paraId="2A10C24D" w14:textId="650961ED" w:rsidR="00C424DF" w:rsidRDefault="004F2FB7" w:rsidP="00514A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C623847" wp14:editId="2AC8664D">
            <wp:extent cx="5262880" cy="3810000"/>
            <wp:effectExtent l="0" t="0" r="0" b="0"/>
            <wp:docPr id="3" name="Picture 3"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880" cy="3810000"/>
                    </a:xfrm>
                    <a:prstGeom prst="rect">
                      <a:avLst/>
                    </a:prstGeom>
                    <a:noFill/>
                    <a:ln>
                      <a:noFill/>
                    </a:ln>
                  </pic:spPr>
                </pic:pic>
              </a:graphicData>
            </a:graphic>
          </wp:inline>
        </w:drawing>
      </w:r>
    </w:p>
    <w:p w14:paraId="4F15BEC7" w14:textId="77777777" w:rsidR="00C424DF" w:rsidRPr="009E74DC" w:rsidRDefault="00C424DF" w:rsidP="00514AA9">
      <w:pPr>
        <w:rPr>
          <w:rFonts w:ascii="Times New Roman" w:hAnsi="Times New Roman" w:cs="Times New Roman"/>
          <w:b/>
          <w:sz w:val="24"/>
          <w:szCs w:val="24"/>
        </w:rPr>
      </w:pPr>
    </w:p>
    <w:sectPr w:rsidR="00C424DF" w:rsidRPr="009E74DC" w:rsidSect="0013238B">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Hilburger, Steven B." w:date="2017-01-03T16:43:00Z" w:initials="HSB">
    <w:p w14:paraId="1F7D9958" w14:textId="695E75D4" w:rsidR="006B557E" w:rsidRDefault="006B557E">
      <w:pPr>
        <w:pStyle w:val="CommentText"/>
      </w:pPr>
      <w:r>
        <w:rPr>
          <w:rStyle w:val="CommentReference"/>
        </w:rPr>
        <w:annotationRef/>
      </w:r>
      <w:r>
        <w:t>Not in reference list</w:t>
      </w:r>
    </w:p>
  </w:comment>
  <w:comment w:id="21" w:author="Hilburger, Steven B." w:date="2017-01-03T16:43:00Z" w:initials="HSB">
    <w:p w14:paraId="276A1453" w14:textId="0583FD9A" w:rsidR="00EA5BC7" w:rsidRDefault="00EA5BC7">
      <w:pPr>
        <w:pStyle w:val="CommentText"/>
      </w:pPr>
      <w:r>
        <w:rPr>
          <w:rStyle w:val="CommentReference"/>
        </w:rPr>
        <w:annotationRef/>
      </w:r>
      <w:r>
        <w:t>Source?</w:t>
      </w:r>
    </w:p>
  </w:comment>
  <w:comment w:id="26" w:author="Hilburger, Steven B." w:date="2017-01-03T16:43:00Z" w:initials="HSB">
    <w:p w14:paraId="32827EC9" w14:textId="7E9DB04F" w:rsidR="00EA5BC7" w:rsidRDefault="00EA5BC7">
      <w:pPr>
        <w:pStyle w:val="CommentText"/>
      </w:pPr>
      <w:r>
        <w:rPr>
          <w:rStyle w:val="CommentReference"/>
        </w:rPr>
        <w:annotationRef/>
      </w:r>
      <w:r>
        <w:t xml:space="preserve">Suggest changing ‘sector’ to ‘lands’ to be consistent with list. </w:t>
      </w:r>
    </w:p>
  </w:comment>
  <w:comment w:id="30" w:author="Karen S Oberhauser" w:date="2017-01-03T16:43:00Z" w:initials="KSO">
    <w:p w14:paraId="457D3304" w14:textId="3900C24A" w:rsidR="00D3226A" w:rsidRDefault="00D3226A">
      <w:pPr>
        <w:pStyle w:val="CommentText"/>
      </w:pPr>
      <w:r>
        <w:rPr>
          <w:rStyle w:val="CommentReference"/>
        </w:rPr>
        <w:annotationRef/>
      </w:r>
      <w:r>
        <w:t>Do we need to say that it didn’t include WV?</w:t>
      </w:r>
    </w:p>
  </w:comment>
  <w:comment w:id="34" w:author="Hilburger, Steven B." w:date="2017-01-03T16:43:00Z" w:initials="HSB">
    <w:p w14:paraId="6FDD11D5" w14:textId="6BB80B35" w:rsidR="00770939" w:rsidRDefault="00770939">
      <w:pPr>
        <w:pStyle w:val="CommentText"/>
      </w:pPr>
      <w:r>
        <w:rPr>
          <w:rStyle w:val="CommentReference"/>
        </w:rPr>
        <w:annotationRef/>
      </w:r>
      <w:r>
        <w:t>Suggest using a different word here. Even if they called it ‘infestation’, seems contrary to our purpose. Is ‘Occurrence’ technically accurate?</w:t>
      </w:r>
    </w:p>
  </w:comment>
  <w:comment w:id="43" w:author="Hilburger, Steven B." w:date="2017-01-03T16:43:00Z" w:initials="HSB">
    <w:p w14:paraId="0917ED32" w14:textId="1C0D0B1A" w:rsidR="00B121EA" w:rsidRDefault="00B121EA">
      <w:pPr>
        <w:pStyle w:val="CommentText"/>
      </w:pPr>
      <w:r>
        <w:rPr>
          <w:rStyle w:val="CommentReference"/>
        </w:rPr>
        <w:annotationRef/>
      </w:r>
      <w:r>
        <w:t>The meaning of ‘cover practices’ may not be clear (it wasn’t to me). ‘land practices’? ‘land covers’? ‘vegetation types’?</w:t>
      </w:r>
    </w:p>
  </w:comment>
  <w:comment w:id="45" w:author="Hilburger, Steven B." w:date="2017-01-03T16:43:00Z" w:initials="HSB">
    <w:p w14:paraId="3B6FAD20" w14:textId="396CE286" w:rsidR="00B121EA" w:rsidRDefault="00B121EA">
      <w:pPr>
        <w:pStyle w:val="CommentText"/>
      </w:pPr>
      <w:r>
        <w:rPr>
          <w:rStyle w:val="CommentReference"/>
        </w:rPr>
        <w:annotationRef/>
      </w:r>
      <w:r>
        <w:t>Because of panel-suggested lower adoption rates?</w:t>
      </w:r>
    </w:p>
  </w:comment>
  <w:comment w:id="46" w:author="Hilburger, Steven B." w:date="2017-01-31T10:42:00Z" w:initials="HSB">
    <w:p w14:paraId="1DD55D56" w14:textId="2C1F47EE" w:rsidR="002770C6" w:rsidRDefault="002770C6">
      <w:pPr>
        <w:pStyle w:val="CommentText"/>
      </w:pPr>
      <w:r>
        <w:rPr>
          <w:rStyle w:val="CommentReference"/>
        </w:rPr>
        <w:annotationRef/>
      </w:r>
      <w:r>
        <w:t>‘may be’ sounds, so, uninspired. Is there reason to not say ‘is’, or at least ‘appears’</w:t>
      </w:r>
      <w:r w:rsidR="006370F0">
        <w:t xml:space="preserve"> attainable</w:t>
      </w:r>
      <w:r>
        <w:t xml:space="preserve">? </w:t>
      </w:r>
    </w:p>
  </w:comment>
  <w:comment w:id="48" w:author="Hilburger, Steven B." w:date="2017-01-03T16:43:00Z" w:initials="HSB">
    <w:p w14:paraId="2A2C2EBF" w14:textId="40C7F707" w:rsidR="002770C6" w:rsidRDefault="002770C6">
      <w:pPr>
        <w:pStyle w:val="CommentText"/>
      </w:pPr>
      <w:r>
        <w:rPr>
          <w:rStyle w:val="CommentReference"/>
        </w:rPr>
        <w:annotationRef/>
      </w:r>
      <w:r>
        <w:t>Redundant with first sentence next para. Perhaps not needed here?</w:t>
      </w:r>
    </w:p>
  </w:comment>
  <w:comment w:id="57" w:author="Karen S Oberhauser" w:date="2017-01-03T16:43:00Z" w:initials="KSO">
    <w:p w14:paraId="48D152A3" w14:textId="1CEF17E7" w:rsidR="004D44E7" w:rsidRDefault="004D44E7">
      <w:pPr>
        <w:pStyle w:val="CommentText"/>
      </w:pPr>
      <w:r>
        <w:rPr>
          <w:rStyle w:val="CommentReference"/>
        </w:rPr>
        <w:annotationRef/>
      </w:r>
      <w:r>
        <w:t>Why not cite Monarch Watch here?</w:t>
      </w:r>
    </w:p>
  </w:comment>
  <w:comment w:id="59" w:author="Karen S Oberhauser" w:date="2017-01-03T16:43:00Z" w:initials="KSO">
    <w:p w14:paraId="757B756B" w14:textId="0A82506F" w:rsidR="004D44E7" w:rsidRDefault="004D44E7">
      <w:pPr>
        <w:pStyle w:val="CommentText"/>
      </w:pPr>
      <w:r>
        <w:rPr>
          <w:rStyle w:val="CommentReference"/>
        </w:rPr>
        <w:annotationRef/>
      </w:r>
      <w:r>
        <w:t xml:space="preserve">Probably will need to address Inamine </w:t>
      </w:r>
      <w:r w:rsidR="006B557E" w:rsidRPr="006B557E">
        <w:rPr>
          <w:i/>
        </w:rPr>
        <w:t>et al.</w:t>
      </w:r>
      <w:r>
        <w:t xml:space="preserve"> here.</w:t>
      </w:r>
    </w:p>
  </w:comment>
  <w:comment w:id="58" w:author="Hilburger, Steven B." w:date="2017-01-31T10:49:00Z" w:initials="HSB">
    <w:p w14:paraId="77333A94" w14:textId="0D01F6D7" w:rsidR="006A02A4" w:rsidRDefault="006A02A4">
      <w:pPr>
        <w:pStyle w:val="CommentText"/>
      </w:pPr>
      <w:r>
        <w:rPr>
          <w:rStyle w:val="CommentReference"/>
        </w:rPr>
        <w:annotationRef/>
      </w:r>
      <w:r w:rsidR="004D2DE3">
        <w:t>A slightly r</w:t>
      </w:r>
      <w:r w:rsidR="006370F0">
        <w:t>eworded suggestion, hoping to help avoid the ‘they only think about milkweed’ conversation.</w:t>
      </w:r>
    </w:p>
    <w:p w14:paraId="035B2765" w14:textId="77777777" w:rsidR="004D2DE3" w:rsidRDefault="004D2DE3">
      <w:pPr>
        <w:pStyle w:val="CommentText"/>
      </w:pPr>
    </w:p>
    <w:p w14:paraId="5B030942" w14:textId="77777777" w:rsidR="004D2DE3" w:rsidRDefault="004D2DE3" w:rsidP="004D2DE3">
      <w:r w:rsidRPr="008F6DF3">
        <w:rPr>
          <w:rFonts w:ascii="Times New Roman" w:hAnsi="Times New Roman" w:cs="Times New Roman"/>
          <w:sz w:val="24"/>
          <w:szCs w:val="24"/>
        </w:rPr>
        <w:t>Milkweed availability is a limiting factor for monarchs</w:t>
      </w:r>
      <w:r>
        <w:rPr>
          <w:rFonts w:ascii="Times New Roman" w:hAnsi="Times New Roman" w:cs="Times New Roman"/>
          <w:sz w:val="24"/>
          <w:szCs w:val="24"/>
        </w:rPr>
        <w:t>,</w:t>
      </w:r>
      <w:r w:rsidRPr="008F6DF3">
        <w:rPr>
          <w:rFonts w:ascii="Times New Roman" w:hAnsi="Times New Roman" w:cs="Times New Roman"/>
          <w:sz w:val="24"/>
          <w:szCs w:val="24"/>
        </w:rPr>
        <w:t xml:space="preserve"> and milkweed stem</w:t>
      </w:r>
      <w:r>
        <w:rPr>
          <w:rFonts w:ascii="Times New Roman" w:hAnsi="Times New Roman" w:cs="Times New Roman"/>
          <w:sz w:val="24"/>
          <w:szCs w:val="24"/>
        </w:rPr>
        <w:t>s throughout the Midwest l</w:t>
      </w:r>
      <w:r w:rsidRPr="008F6DF3">
        <w:rPr>
          <w:rFonts w:ascii="Times New Roman" w:hAnsi="Times New Roman" w:cs="Times New Roman"/>
          <w:sz w:val="24"/>
          <w:szCs w:val="24"/>
        </w:rPr>
        <w:t>andscape serve as a useful metric to evaluate conservation targets; however</w:t>
      </w:r>
      <w:r>
        <w:rPr>
          <w:rFonts w:ascii="Times New Roman" w:hAnsi="Times New Roman" w:cs="Times New Roman"/>
          <w:sz w:val="24"/>
          <w:szCs w:val="24"/>
        </w:rPr>
        <w:t>,</w:t>
      </w:r>
      <w:r w:rsidRPr="008F6DF3">
        <w:rPr>
          <w:rFonts w:ascii="Times New Roman" w:hAnsi="Times New Roman" w:cs="Times New Roman"/>
          <w:sz w:val="24"/>
          <w:szCs w:val="24"/>
        </w:rPr>
        <w:t xml:space="preserve"> milkweed </w:t>
      </w:r>
      <w:r>
        <w:rPr>
          <w:rFonts w:ascii="Times New Roman" w:hAnsi="Times New Roman" w:cs="Times New Roman"/>
          <w:sz w:val="24"/>
          <w:szCs w:val="24"/>
        </w:rPr>
        <w:t xml:space="preserve">alone cannot sustain the complete monarch life cycle. Milkweed </w:t>
      </w:r>
      <w:r w:rsidRPr="008F6DF3">
        <w:rPr>
          <w:rFonts w:ascii="Times New Roman" w:hAnsi="Times New Roman" w:cs="Times New Roman"/>
          <w:sz w:val="24"/>
          <w:szCs w:val="24"/>
        </w:rPr>
        <w:t xml:space="preserve">rarely </w:t>
      </w:r>
      <w:r>
        <w:rPr>
          <w:rFonts w:ascii="Times New Roman" w:hAnsi="Times New Roman" w:cs="Times New Roman"/>
          <w:sz w:val="24"/>
          <w:szCs w:val="24"/>
        </w:rPr>
        <w:t xml:space="preserve">occurs in </w:t>
      </w:r>
      <w:r w:rsidRPr="008F6DF3">
        <w:rPr>
          <w:rFonts w:ascii="Times New Roman" w:hAnsi="Times New Roman" w:cs="Times New Roman"/>
          <w:sz w:val="24"/>
          <w:szCs w:val="24"/>
        </w:rPr>
        <w:t>isolation</w:t>
      </w:r>
      <w:r>
        <w:rPr>
          <w:rFonts w:ascii="Times New Roman" w:hAnsi="Times New Roman" w:cs="Times New Roman"/>
          <w:sz w:val="24"/>
          <w:szCs w:val="24"/>
        </w:rPr>
        <w:t xml:space="preserve">, and </w:t>
      </w:r>
      <w:r w:rsidRPr="008F6DF3">
        <w:rPr>
          <w:rFonts w:ascii="Times New Roman" w:hAnsi="Times New Roman" w:cs="Times New Roman"/>
          <w:sz w:val="24"/>
          <w:szCs w:val="24"/>
        </w:rPr>
        <w:t xml:space="preserve">incorporating milkweed into grassland land cover </w:t>
      </w:r>
      <w:r>
        <w:rPr>
          <w:rFonts w:ascii="Times New Roman" w:hAnsi="Times New Roman" w:cs="Times New Roman"/>
          <w:sz w:val="24"/>
          <w:szCs w:val="24"/>
        </w:rPr>
        <w:t xml:space="preserve">comprised of diverse nectar resources will greatly benefit monarchs while also providing </w:t>
      </w:r>
      <w:r w:rsidRPr="008F6DF3">
        <w:rPr>
          <w:rFonts w:ascii="Times New Roman" w:hAnsi="Times New Roman" w:cs="Times New Roman"/>
          <w:sz w:val="24"/>
          <w:szCs w:val="24"/>
        </w:rPr>
        <w:t xml:space="preserve">many additional benefits for bees and other pollinators, grassland birds, upland-nesting waterfowl, game species, water quality, </w:t>
      </w:r>
      <w:r>
        <w:rPr>
          <w:rFonts w:ascii="Times New Roman" w:hAnsi="Times New Roman" w:cs="Times New Roman"/>
          <w:sz w:val="24"/>
          <w:szCs w:val="24"/>
        </w:rPr>
        <w:t xml:space="preserve">and </w:t>
      </w:r>
      <w:r w:rsidRPr="008F6DF3">
        <w:rPr>
          <w:rFonts w:ascii="Times New Roman" w:hAnsi="Times New Roman" w:cs="Times New Roman"/>
          <w:sz w:val="24"/>
          <w:szCs w:val="24"/>
        </w:rPr>
        <w:t xml:space="preserve">carbon sequestration </w:t>
      </w:r>
    </w:p>
    <w:p w14:paraId="7DA3C2E3" w14:textId="40A30328" w:rsidR="004D2DE3" w:rsidRDefault="004D2DE3">
      <w:pPr>
        <w:pStyle w:val="CommentText"/>
      </w:pPr>
    </w:p>
  </w:comment>
  <w:comment w:id="60" w:author="Hilburger, Steven B." w:date="2017-01-03T16:43:00Z" w:initials="HSB">
    <w:p w14:paraId="180EBAA3" w14:textId="06FDECE3" w:rsidR="004D2DE3" w:rsidRDefault="004D2DE3">
      <w:pPr>
        <w:pStyle w:val="CommentText"/>
      </w:pPr>
      <w:r>
        <w:rPr>
          <w:rStyle w:val="CommentReference"/>
        </w:rPr>
        <w:annotationRef/>
      </w:r>
      <w:r>
        <w:t>Is this another name for Ethanol Fuel Standards, or a second source along with Wright 2015?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7D9958" w15:done="0"/>
  <w15:commentEx w15:paraId="276A1453" w15:done="0"/>
  <w15:commentEx w15:paraId="32827EC9" w15:done="0"/>
  <w15:commentEx w15:paraId="457D3304" w15:done="0"/>
  <w15:commentEx w15:paraId="6FDD11D5" w15:done="0"/>
  <w15:commentEx w15:paraId="0917ED32" w15:done="0"/>
  <w15:commentEx w15:paraId="3B6FAD20" w15:done="0"/>
  <w15:commentEx w15:paraId="1DD55D56" w15:done="0"/>
  <w15:commentEx w15:paraId="2A2C2EBF" w15:done="0"/>
  <w15:commentEx w15:paraId="48D152A3" w15:done="0"/>
  <w15:commentEx w15:paraId="757B756B" w15:done="0"/>
  <w15:commentEx w15:paraId="7DA3C2E3" w15:done="0"/>
  <w15:commentEx w15:paraId="180EBAA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675380" w14:textId="77777777" w:rsidR="00E859DA" w:rsidRDefault="00E859DA" w:rsidP="00F107BF">
      <w:pPr>
        <w:spacing w:after="0" w:line="240" w:lineRule="auto"/>
      </w:pPr>
      <w:r>
        <w:separator/>
      </w:r>
    </w:p>
  </w:endnote>
  <w:endnote w:type="continuationSeparator" w:id="0">
    <w:p w14:paraId="0F342431" w14:textId="77777777" w:rsidR="00E859DA" w:rsidRDefault="00E859DA" w:rsidP="00F107BF">
      <w:pPr>
        <w:spacing w:after="0" w:line="240" w:lineRule="auto"/>
      </w:pPr>
      <w:r>
        <w:continuationSeparator/>
      </w:r>
    </w:p>
  </w:endnote>
  <w:endnote w:type="continuationNotice" w:id="1">
    <w:p w14:paraId="3906901E" w14:textId="77777777" w:rsidR="00E859DA" w:rsidRDefault="00E859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0818995"/>
      <w:docPartObj>
        <w:docPartGallery w:val="Page Numbers (Bottom of Page)"/>
        <w:docPartUnique/>
      </w:docPartObj>
    </w:sdtPr>
    <w:sdtEndPr>
      <w:rPr>
        <w:noProof/>
      </w:rPr>
    </w:sdtEndPr>
    <w:sdtContent>
      <w:p w14:paraId="7AC4CEBE" w14:textId="51B811C5" w:rsidR="00332B3B" w:rsidRDefault="00332B3B">
        <w:pPr>
          <w:pStyle w:val="Footer"/>
          <w:jc w:val="right"/>
        </w:pPr>
        <w:r>
          <w:fldChar w:fldCharType="begin"/>
        </w:r>
        <w:r>
          <w:instrText xml:space="preserve"> PAGE   \* MERGEFORMAT </w:instrText>
        </w:r>
        <w:r>
          <w:fldChar w:fldCharType="separate"/>
        </w:r>
        <w:r w:rsidR="004F2FB7">
          <w:rPr>
            <w:noProof/>
          </w:rPr>
          <w:t>1</w:t>
        </w:r>
        <w:r>
          <w:rPr>
            <w:noProof/>
          </w:rPr>
          <w:fldChar w:fldCharType="end"/>
        </w:r>
      </w:p>
    </w:sdtContent>
  </w:sdt>
  <w:p w14:paraId="364423EE" w14:textId="77777777" w:rsidR="00332B3B" w:rsidRDefault="00332B3B">
    <w:pPr>
      <w:pStyle w:val="Footer"/>
    </w:pPr>
  </w:p>
  <w:p w14:paraId="017CFBF5" w14:textId="77777777" w:rsidR="00332B3B" w:rsidRDefault="00332B3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E5C33" w14:textId="77777777" w:rsidR="00E859DA" w:rsidRDefault="00E859DA" w:rsidP="00F107BF">
      <w:pPr>
        <w:spacing w:after="0" w:line="240" w:lineRule="auto"/>
      </w:pPr>
      <w:r>
        <w:separator/>
      </w:r>
    </w:p>
  </w:footnote>
  <w:footnote w:type="continuationSeparator" w:id="0">
    <w:p w14:paraId="3494FC72" w14:textId="77777777" w:rsidR="00E859DA" w:rsidRDefault="00E859DA" w:rsidP="00F107BF">
      <w:pPr>
        <w:spacing w:after="0" w:line="240" w:lineRule="auto"/>
      </w:pPr>
      <w:r>
        <w:continuationSeparator/>
      </w:r>
    </w:p>
  </w:footnote>
  <w:footnote w:type="continuationNotice" w:id="1">
    <w:p w14:paraId="2E57223D" w14:textId="77777777" w:rsidR="00E859DA" w:rsidRDefault="00E859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F2F49" w14:textId="77777777" w:rsidR="00332B3B" w:rsidRDefault="00332B3B">
    <w:pPr>
      <w:pStyle w:val="Header"/>
    </w:pPr>
  </w:p>
  <w:p w14:paraId="655E0F5E" w14:textId="77777777" w:rsidR="00332B3B" w:rsidRDefault="00332B3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65570"/>
    <w:multiLevelType w:val="hybridMultilevel"/>
    <w:tmpl w:val="F886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8805D5"/>
    <w:multiLevelType w:val="hybridMultilevel"/>
    <w:tmpl w:val="EC181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ren S Oberhauser">
    <w15:presenceInfo w15:providerId="None" w15:userId="Karen S Oberha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EzMrY0NTY3NjU3NTBS0lEKTi0uzszPAykwNKgFAH2rcc0tAAAA"/>
  </w:docVars>
  <w:rsids>
    <w:rsidRoot w:val="001A1585"/>
    <w:rsid w:val="0000117F"/>
    <w:rsid w:val="00006094"/>
    <w:rsid w:val="000118EF"/>
    <w:rsid w:val="00012893"/>
    <w:rsid w:val="0001303E"/>
    <w:rsid w:val="0001410B"/>
    <w:rsid w:val="0001575E"/>
    <w:rsid w:val="00016829"/>
    <w:rsid w:val="00017411"/>
    <w:rsid w:val="00017DA5"/>
    <w:rsid w:val="00024ED7"/>
    <w:rsid w:val="00025DD3"/>
    <w:rsid w:val="00025DDD"/>
    <w:rsid w:val="000260EE"/>
    <w:rsid w:val="00036C84"/>
    <w:rsid w:val="0003754F"/>
    <w:rsid w:val="00037E38"/>
    <w:rsid w:val="0004059C"/>
    <w:rsid w:val="00040904"/>
    <w:rsid w:val="00040BF7"/>
    <w:rsid w:val="00042818"/>
    <w:rsid w:val="00043EDC"/>
    <w:rsid w:val="00045128"/>
    <w:rsid w:val="00050213"/>
    <w:rsid w:val="00050965"/>
    <w:rsid w:val="000512EA"/>
    <w:rsid w:val="00052001"/>
    <w:rsid w:val="00052084"/>
    <w:rsid w:val="00054473"/>
    <w:rsid w:val="000710F9"/>
    <w:rsid w:val="00072CF3"/>
    <w:rsid w:val="00073E0C"/>
    <w:rsid w:val="0007705A"/>
    <w:rsid w:val="00081D9F"/>
    <w:rsid w:val="00084A03"/>
    <w:rsid w:val="00087A74"/>
    <w:rsid w:val="00091677"/>
    <w:rsid w:val="00093B8D"/>
    <w:rsid w:val="00095C11"/>
    <w:rsid w:val="00096683"/>
    <w:rsid w:val="000A0C76"/>
    <w:rsid w:val="000A39AD"/>
    <w:rsid w:val="000A41CF"/>
    <w:rsid w:val="000B09BB"/>
    <w:rsid w:val="000B0D90"/>
    <w:rsid w:val="000B1D2B"/>
    <w:rsid w:val="000B3136"/>
    <w:rsid w:val="000B31B3"/>
    <w:rsid w:val="000B405C"/>
    <w:rsid w:val="000B43FB"/>
    <w:rsid w:val="000B79B4"/>
    <w:rsid w:val="000B7B5B"/>
    <w:rsid w:val="000C063B"/>
    <w:rsid w:val="000C1136"/>
    <w:rsid w:val="000C48E6"/>
    <w:rsid w:val="000C6A41"/>
    <w:rsid w:val="000D1063"/>
    <w:rsid w:val="000D1B04"/>
    <w:rsid w:val="000D780D"/>
    <w:rsid w:val="000E08A8"/>
    <w:rsid w:val="000E0FA0"/>
    <w:rsid w:val="000E2DE5"/>
    <w:rsid w:val="000E4CCD"/>
    <w:rsid w:val="000E4F54"/>
    <w:rsid w:val="000E54BE"/>
    <w:rsid w:val="000E69D6"/>
    <w:rsid w:val="000F191B"/>
    <w:rsid w:val="000F1F9B"/>
    <w:rsid w:val="000F2BFC"/>
    <w:rsid w:val="000F6D94"/>
    <w:rsid w:val="00101C81"/>
    <w:rsid w:val="00102D71"/>
    <w:rsid w:val="00107E19"/>
    <w:rsid w:val="0011088A"/>
    <w:rsid w:val="00112001"/>
    <w:rsid w:val="00112626"/>
    <w:rsid w:val="0011364E"/>
    <w:rsid w:val="00114302"/>
    <w:rsid w:val="00114DC5"/>
    <w:rsid w:val="001164DB"/>
    <w:rsid w:val="00120716"/>
    <w:rsid w:val="00125EC2"/>
    <w:rsid w:val="00130CD2"/>
    <w:rsid w:val="00131E1A"/>
    <w:rsid w:val="0013238B"/>
    <w:rsid w:val="0013321E"/>
    <w:rsid w:val="00135232"/>
    <w:rsid w:val="00135751"/>
    <w:rsid w:val="0014079A"/>
    <w:rsid w:val="00142A43"/>
    <w:rsid w:val="0015278E"/>
    <w:rsid w:val="001542F1"/>
    <w:rsid w:val="001552A2"/>
    <w:rsid w:val="001564E4"/>
    <w:rsid w:val="00157CC5"/>
    <w:rsid w:val="00160938"/>
    <w:rsid w:val="001613F6"/>
    <w:rsid w:val="001622BB"/>
    <w:rsid w:val="00162490"/>
    <w:rsid w:val="001624E1"/>
    <w:rsid w:val="00165A38"/>
    <w:rsid w:val="00165EA3"/>
    <w:rsid w:val="00167418"/>
    <w:rsid w:val="00173599"/>
    <w:rsid w:val="001749EE"/>
    <w:rsid w:val="0017692F"/>
    <w:rsid w:val="00176C87"/>
    <w:rsid w:val="00177142"/>
    <w:rsid w:val="00177CF9"/>
    <w:rsid w:val="001826ED"/>
    <w:rsid w:val="0018330D"/>
    <w:rsid w:val="00183543"/>
    <w:rsid w:val="00185813"/>
    <w:rsid w:val="001905D3"/>
    <w:rsid w:val="00190972"/>
    <w:rsid w:val="00191C1D"/>
    <w:rsid w:val="001923F4"/>
    <w:rsid w:val="001A0A1D"/>
    <w:rsid w:val="001A1585"/>
    <w:rsid w:val="001A17FF"/>
    <w:rsid w:val="001A18C0"/>
    <w:rsid w:val="001C0B62"/>
    <w:rsid w:val="001C6DDE"/>
    <w:rsid w:val="001D2904"/>
    <w:rsid w:val="001D49E1"/>
    <w:rsid w:val="001D59E1"/>
    <w:rsid w:val="001D643D"/>
    <w:rsid w:val="001E6815"/>
    <w:rsid w:val="001F2A21"/>
    <w:rsid w:val="001F2AB0"/>
    <w:rsid w:val="001F3528"/>
    <w:rsid w:val="001F4B5E"/>
    <w:rsid w:val="001F5FCD"/>
    <w:rsid w:val="001F67BB"/>
    <w:rsid w:val="00200EED"/>
    <w:rsid w:val="00201272"/>
    <w:rsid w:val="00201372"/>
    <w:rsid w:val="00202F0B"/>
    <w:rsid w:val="00206BA5"/>
    <w:rsid w:val="00210585"/>
    <w:rsid w:val="002114DD"/>
    <w:rsid w:val="002115B6"/>
    <w:rsid w:val="002120BF"/>
    <w:rsid w:val="00213B59"/>
    <w:rsid w:val="002166EE"/>
    <w:rsid w:val="00217E68"/>
    <w:rsid w:val="0022139C"/>
    <w:rsid w:val="00222EA4"/>
    <w:rsid w:val="00222FDD"/>
    <w:rsid w:val="00225AC7"/>
    <w:rsid w:val="00226882"/>
    <w:rsid w:val="00232C69"/>
    <w:rsid w:val="00236419"/>
    <w:rsid w:val="00237CD9"/>
    <w:rsid w:val="00242B3F"/>
    <w:rsid w:val="002433C9"/>
    <w:rsid w:val="00243545"/>
    <w:rsid w:val="00244400"/>
    <w:rsid w:val="002462EF"/>
    <w:rsid w:val="00251DB5"/>
    <w:rsid w:val="00251FD0"/>
    <w:rsid w:val="00256256"/>
    <w:rsid w:val="0026334C"/>
    <w:rsid w:val="002637C2"/>
    <w:rsid w:val="00264058"/>
    <w:rsid w:val="002725F1"/>
    <w:rsid w:val="00276720"/>
    <w:rsid w:val="002770C6"/>
    <w:rsid w:val="00281E4D"/>
    <w:rsid w:val="00282941"/>
    <w:rsid w:val="00282F02"/>
    <w:rsid w:val="00284DF9"/>
    <w:rsid w:val="00285FBF"/>
    <w:rsid w:val="002864C9"/>
    <w:rsid w:val="002878C0"/>
    <w:rsid w:val="00291853"/>
    <w:rsid w:val="002923FF"/>
    <w:rsid w:val="00293331"/>
    <w:rsid w:val="00295E31"/>
    <w:rsid w:val="0029689A"/>
    <w:rsid w:val="002970F2"/>
    <w:rsid w:val="002A35E1"/>
    <w:rsid w:val="002B3D79"/>
    <w:rsid w:val="002B4508"/>
    <w:rsid w:val="002B4E5B"/>
    <w:rsid w:val="002B608A"/>
    <w:rsid w:val="002B6811"/>
    <w:rsid w:val="002C31AD"/>
    <w:rsid w:val="002D3752"/>
    <w:rsid w:val="002D4A3B"/>
    <w:rsid w:val="002D4C72"/>
    <w:rsid w:val="002D7E75"/>
    <w:rsid w:val="002E0DC7"/>
    <w:rsid w:val="002E1A2A"/>
    <w:rsid w:val="002E1AA0"/>
    <w:rsid w:val="002E1B09"/>
    <w:rsid w:val="002E3002"/>
    <w:rsid w:val="002E3B5F"/>
    <w:rsid w:val="002E521D"/>
    <w:rsid w:val="002E6206"/>
    <w:rsid w:val="002F194B"/>
    <w:rsid w:val="002F1E9C"/>
    <w:rsid w:val="002F387A"/>
    <w:rsid w:val="002F507B"/>
    <w:rsid w:val="002F51B7"/>
    <w:rsid w:val="002F6E10"/>
    <w:rsid w:val="002F734C"/>
    <w:rsid w:val="0030148F"/>
    <w:rsid w:val="00301C4F"/>
    <w:rsid w:val="00303D03"/>
    <w:rsid w:val="0030521B"/>
    <w:rsid w:val="003102A2"/>
    <w:rsid w:val="00311468"/>
    <w:rsid w:val="00312B36"/>
    <w:rsid w:val="00312B71"/>
    <w:rsid w:val="003130BA"/>
    <w:rsid w:val="0031377D"/>
    <w:rsid w:val="0031411E"/>
    <w:rsid w:val="003159EE"/>
    <w:rsid w:val="003170F1"/>
    <w:rsid w:val="003179BB"/>
    <w:rsid w:val="00317A8B"/>
    <w:rsid w:val="00317A96"/>
    <w:rsid w:val="00320E13"/>
    <w:rsid w:val="003210F7"/>
    <w:rsid w:val="00321EE1"/>
    <w:rsid w:val="00325172"/>
    <w:rsid w:val="00331FA7"/>
    <w:rsid w:val="0033268C"/>
    <w:rsid w:val="00332B2E"/>
    <w:rsid w:val="00332B3B"/>
    <w:rsid w:val="003334BB"/>
    <w:rsid w:val="0034057D"/>
    <w:rsid w:val="00345BED"/>
    <w:rsid w:val="003477F8"/>
    <w:rsid w:val="00351433"/>
    <w:rsid w:val="0035393D"/>
    <w:rsid w:val="00353F20"/>
    <w:rsid w:val="00354EA3"/>
    <w:rsid w:val="00355A2B"/>
    <w:rsid w:val="00356D26"/>
    <w:rsid w:val="00356D3D"/>
    <w:rsid w:val="003613CA"/>
    <w:rsid w:val="00364EC3"/>
    <w:rsid w:val="0036562E"/>
    <w:rsid w:val="0036714D"/>
    <w:rsid w:val="003703BD"/>
    <w:rsid w:val="0037045F"/>
    <w:rsid w:val="00373E37"/>
    <w:rsid w:val="00387A32"/>
    <w:rsid w:val="00387DE1"/>
    <w:rsid w:val="00391150"/>
    <w:rsid w:val="003911F0"/>
    <w:rsid w:val="00393FB5"/>
    <w:rsid w:val="00394F50"/>
    <w:rsid w:val="0039511C"/>
    <w:rsid w:val="00396DFA"/>
    <w:rsid w:val="003A2307"/>
    <w:rsid w:val="003A760B"/>
    <w:rsid w:val="003A7D61"/>
    <w:rsid w:val="003B0B2D"/>
    <w:rsid w:val="003B13C1"/>
    <w:rsid w:val="003B22F7"/>
    <w:rsid w:val="003B24DF"/>
    <w:rsid w:val="003B5978"/>
    <w:rsid w:val="003B6647"/>
    <w:rsid w:val="003C2628"/>
    <w:rsid w:val="003C3392"/>
    <w:rsid w:val="003C3E0A"/>
    <w:rsid w:val="003C7A6C"/>
    <w:rsid w:val="003D1AB9"/>
    <w:rsid w:val="003D2168"/>
    <w:rsid w:val="003D2208"/>
    <w:rsid w:val="003D3428"/>
    <w:rsid w:val="003D3A3E"/>
    <w:rsid w:val="003D6483"/>
    <w:rsid w:val="003D6D05"/>
    <w:rsid w:val="003D7290"/>
    <w:rsid w:val="003E3D48"/>
    <w:rsid w:val="003E40D8"/>
    <w:rsid w:val="003F74E8"/>
    <w:rsid w:val="004003EF"/>
    <w:rsid w:val="0040063C"/>
    <w:rsid w:val="00400CCF"/>
    <w:rsid w:val="004015D2"/>
    <w:rsid w:val="00404B9F"/>
    <w:rsid w:val="00404D52"/>
    <w:rsid w:val="00412922"/>
    <w:rsid w:val="0041475D"/>
    <w:rsid w:val="004147DD"/>
    <w:rsid w:val="00414F32"/>
    <w:rsid w:val="004156FE"/>
    <w:rsid w:val="00416B90"/>
    <w:rsid w:val="0041795B"/>
    <w:rsid w:val="004208E2"/>
    <w:rsid w:val="00422840"/>
    <w:rsid w:val="00423DC5"/>
    <w:rsid w:val="00425D3F"/>
    <w:rsid w:val="00426628"/>
    <w:rsid w:val="00430F92"/>
    <w:rsid w:val="00432C08"/>
    <w:rsid w:val="0043516A"/>
    <w:rsid w:val="00435F4B"/>
    <w:rsid w:val="004408B4"/>
    <w:rsid w:val="0044625D"/>
    <w:rsid w:val="00447B7C"/>
    <w:rsid w:val="00454817"/>
    <w:rsid w:val="0046231B"/>
    <w:rsid w:val="00465FE8"/>
    <w:rsid w:val="004744DF"/>
    <w:rsid w:val="00475451"/>
    <w:rsid w:val="00482A5D"/>
    <w:rsid w:val="00485EEB"/>
    <w:rsid w:val="00490275"/>
    <w:rsid w:val="00490ACE"/>
    <w:rsid w:val="0049305D"/>
    <w:rsid w:val="00493426"/>
    <w:rsid w:val="00494BC0"/>
    <w:rsid w:val="004A062C"/>
    <w:rsid w:val="004A08AD"/>
    <w:rsid w:val="004A364A"/>
    <w:rsid w:val="004A6266"/>
    <w:rsid w:val="004B0B3F"/>
    <w:rsid w:val="004C3852"/>
    <w:rsid w:val="004C4B93"/>
    <w:rsid w:val="004C50D9"/>
    <w:rsid w:val="004C627E"/>
    <w:rsid w:val="004C63C0"/>
    <w:rsid w:val="004C6E52"/>
    <w:rsid w:val="004C7A8C"/>
    <w:rsid w:val="004D0E89"/>
    <w:rsid w:val="004D1209"/>
    <w:rsid w:val="004D2DE3"/>
    <w:rsid w:val="004D44E7"/>
    <w:rsid w:val="004D5E28"/>
    <w:rsid w:val="004D6710"/>
    <w:rsid w:val="004D7937"/>
    <w:rsid w:val="004E48C7"/>
    <w:rsid w:val="004E4E64"/>
    <w:rsid w:val="004E6508"/>
    <w:rsid w:val="004E67A3"/>
    <w:rsid w:val="004E776B"/>
    <w:rsid w:val="004F2FB7"/>
    <w:rsid w:val="004F35C7"/>
    <w:rsid w:val="004F4A99"/>
    <w:rsid w:val="0050116C"/>
    <w:rsid w:val="0050694D"/>
    <w:rsid w:val="00513429"/>
    <w:rsid w:val="00514AA9"/>
    <w:rsid w:val="0051725C"/>
    <w:rsid w:val="00527D76"/>
    <w:rsid w:val="005313EA"/>
    <w:rsid w:val="00534B1F"/>
    <w:rsid w:val="00534EA7"/>
    <w:rsid w:val="00535016"/>
    <w:rsid w:val="00536728"/>
    <w:rsid w:val="00536DAE"/>
    <w:rsid w:val="0054068E"/>
    <w:rsid w:val="00541DAC"/>
    <w:rsid w:val="00543FF1"/>
    <w:rsid w:val="00545DA0"/>
    <w:rsid w:val="005463B9"/>
    <w:rsid w:val="00546AD9"/>
    <w:rsid w:val="0055360D"/>
    <w:rsid w:val="00557FBC"/>
    <w:rsid w:val="0056031A"/>
    <w:rsid w:val="00560A13"/>
    <w:rsid w:val="0056140C"/>
    <w:rsid w:val="00562F88"/>
    <w:rsid w:val="00566ADC"/>
    <w:rsid w:val="005674C8"/>
    <w:rsid w:val="0057212E"/>
    <w:rsid w:val="00572639"/>
    <w:rsid w:val="00573D30"/>
    <w:rsid w:val="0057453E"/>
    <w:rsid w:val="00582A5B"/>
    <w:rsid w:val="00584BA9"/>
    <w:rsid w:val="005866F8"/>
    <w:rsid w:val="005949FA"/>
    <w:rsid w:val="00597D47"/>
    <w:rsid w:val="005A05BF"/>
    <w:rsid w:val="005A34A9"/>
    <w:rsid w:val="005A424D"/>
    <w:rsid w:val="005A7FD8"/>
    <w:rsid w:val="005B2881"/>
    <w:rsid w:val="005B3E24"/>
    <w:rsid w:val="005B4435"/>
    <w:rsid w:val="005C148D"/>
    <w:rsid w:val="005C2C6E"/>
    <w:rsid w:val="005C3792"/>
    <w:rsid w:val="005C501A"/>
    <w:rsid w:val="005C5373"/>
    <w:rsid w:val="005D1A57"/>
    <w:rsid w:val="005D1B13"/>
    <w:rsid w:val="005D4FDE"/>
    <w:rsid w:val="005E5E27"/>
    <w:rsid w:val="005E7014"/>
    <w:rsid w:val="005F050D"/>
    <w:rsid w:val="005F2E27"/>
    <w:rsid w:val="005F5391"/>
    <w:rsid w:val="005F5BB2"/>
    <w:rsid w:val="00602EF2"/>
    <w:rsid w:val="00603886"/>
    <w:rsid w:val="006121F8"/>
    <w:rsid w:val="00612CD5"/>
    <w:rsid w:val="00614FC1"/>
    <w:rsid w:val="00621594"/>
    <w:rsid w:val="00621CB5"/>
    <w:rsid w:val="006241C1"/>
    <w:rsid w:val="00624956"/>
    <w:rsid w:val="00634D66"/>
    <w:rsid w:val="006370F0"/>
    <w:rsid w:val="00637C1C"/>
    <w:rsid w:val="00637ED9"/>
    <w:rsid w:val="00641B24"/>
    <w:rsid w:val="00652A73"/>
    <w:rsid w:val="006536A6"/>
    <w:rsid w:val="00655B2F"/>
    <w:rsid w:val="00656A0F"/>
    <w:rsid w:val="006621BB"/>
    <w:rsid w:val="00662DBB"/>
    <w:rsid w:val="006638B2"/>
    <w:rsid w:val="00664622"/>
    <w:rsid w:val="00665DB0"/>
    <w:rsid w:val="00665DB9"/>
    <w:rsid w:val="00670A56"/>
    <w:rsid w:val="006837A8"/>
    <w:rsid w:val="00683880"/>
    <w:rsid w:val="006845AD"/>
    <w:rsid w:val="00685BC1"/>
    <w:rsid w:val="00692F80"/>
    <w:rsid w:val="0069725D"/>
    <w:rsid w:val="006A02A4"/>
    <w:rsid w:val="006A15DE"/>
    <w:rsid w:val="006B1489"/>
    <w:rsid w:val="006B3DA2"/>
    <w:rsid w:val="006B557E"/>
    <w:rsid w:val="006B6CF8"/>
    <w:rsid w:val="006C08E0"/>
    <w:rsid w:val="006C2EF4"/>
    <w:rsid w:val="006C47F1"/>
    <w:rsid w:val="006C65AE"/>
    <w:rsid w:val="006C7408"/>
    <w:rsid w:val="006D00EE"/>
    <w:rsid w:val="006D075F"/>
    <w:rsid w:val="006D142C"/>
    <w:rsid w:val="006D2216"/>
    <w:rsid w:val="006D636F"/>
    <w:rsid w:val="006D7459"/>
    <w:rsid w:val="006E073D"/>
    <w:rsid w:val="006E202A"/>
    <w:rsid w:val="006E5A24"/>
    <w:rsid w:val="006E6C8E"/>
    <w:rsid w:val="006E787B"/>
    <w:rsid w:val="006F47C0"/>
    <w:rsid w:val="006F7527"/>
    <w:rsid w:val="00700E10"/>
    <w:rsid w:val="00701161"/>
    <w:rsid w:val="00701F0F"/>
    <w:rsid w:val="00704CA3"/>
    <w:rsid w:val="00705C62"/>
    <w:rsid w:val="00706569"/>
    <w:rsid w:val="00713FED"/>
    <w:rsid w:val="0071581C"/>
    <w:rsid w:val="00715FB6"/>
    <w:rsid w:val="00717802"/>
    <w:rsid w:val="007251F9"/>
    <w:rsid w:val="00730D6A"/>
    <w:rsid w:val="007311FA"/>
    <w:rsid w:val="007373FC"/>
    <w:rsid w:val="0074032F"/>
    <w:rsid w:val="00743F09"/>
    <w:rsid w:val="00747587"/>
    <w:rsid w:val="007475FE"/>
    <w:rsid w:val="00754487"/>
    <w:rsid w:val="0076171F"/>
    <w:rsid w:val="00762ADC"/>
    <w:rsid w:val="00762E2F"/>
    <w:rsid w:val="00763044"/>
    <w:rsid w:val="00763095"/>
    <w:rsid w:val="00763FC6"/>
    <w:rsid w:val="007653BB"/>
    <w:rsid w:val="00767C7D"/>
    <w:rsid w:val="00770939"/>
    <w:rsid w:val="00770B91"/>
    <w:rsid w:val="00771A42"/>
    <w:rsid w:val="00772E01"/>
    <w:rsid w:val="00775AE6"/>
    <w:rsid w:val="00776F2B"/>
    <w:rsid w:val="00780EE5"/>
    <w:rsid w:val="00780FFB"/>
    <w:rsid w:val="00781691"/>
    <w:rsid w:val="0078385A"/>
    <w:rsid w:val="007855DF"/>
    <w:rsid w:val="0078623D"/>
    <w:rsid w:val="00786BD3"/>
    <w:rsid w:val="00787D75"/>
    <w:rsid w:val="0079086A"/>
    <w:rsid w:val="0079176B"/>
    <w:rsid w:val="00792A36"/>
    <w:rsid w:val="00792ADE"/>
    <w:rsid w:val="00792C62"/>
    <w:rsid w:val="007962D7"/>
    <w:rsid w:val="00796359"/>
    <w:rsid w:val="00796F21"/>
    <w:rsid w:val="007979B4"/>
    <w:rsid w:val="007A2620"/>
    <w:rsid w:val="007A4C9C"/>
    <w:rsid w:val="007A5275"/>
    <w:rsid w:val="007A5B67"/>
    <w:rsid w:val="007B34EC"/>
    <w:rsid w:val="007B3EB8"/>
    <w:rsid w:val="007B5983"/>
    <w:rsid w:val="007C5CA8"/>
    <w:rsid w:val="007D1DBD"/>
    <w:rsid w:val="007D3FAD"/>
    <w:rsid w:val="007D58DD"/>
    <w:rsid w:val="007D691C"/>
    <w:rsid w:val="007D7A2D"/>
    <w:rsid w:val="007E026B"/>
    <w:rsid w:val="007E339C"/>
    <w:rsid w:val="007F035F"/>
    <w:rsid w:val="007F2908"/>
    <w:rsid w:val="007F5E24"/>
    <w:rsid w:val="007F6D49"/>
    <w:rsid w:val="008029A4"/>
    <w:rsid w:val="00805916"/>
    <w:rsid w:val="00810DF3"/>
    <w:rsid w:val="00813D67"/>
    <w:rsid w:val="00820158"/>
    <w:rsid w:val="00824FD9"/>
    <w:rsid w:val="00825D32"/>
    <w:rsid w:val="00827522"/>
    <w:rsid w:val="00827566"/>
    <w:rsid w:val="0083418B"/>
    <w:rsid w:val="00834265"/>
    <w:rsid w:val="0083617F"/>
    <w:rsid w:val="0084373D"/>
    <w:rsid w:val="008463DC"/>
    <w:rsid w:val="00846693"/>
    <w:rsid w:val="00850833"/>
    <w:rsid w:val="008517E9"/>
    <w:rsid w:val="00852C9B"/>
    <w:rsid w:val="008532B3"/>
    <w:rsid w:val="00854B57"/>
    <w:rsid w:val="00857100"/>
    <w:rsid w:val="0088287B"/>
    <w:rsid w:val="008843A2"/>
    <w:rsid w:val="00884A62"/>
    <w:rsid w:val="00884C86"/>
    <w:rsid w:val="008873F0"/>
    <w:rsid w:val="008874D2"/>
    <w:rsid w:val="00887CA9"/>
    <w:rsid w:val="00887D49"/>
    <w:rsid w:val="00891681"/>
    <w:rsid w:val="0089187C"/>
    <w:rsid w:val="0089649D"/>
    <w:rsid w:val="008A477E"/>
    <w:rsid w:val="008A7362"/>
    <w:rsid w:val="008B13B6"/>
    <w:rsid w:val="008B64BA"/>
    <w:rsid w:val="008B775E"/>
    <w:rsid w:val="008C2755"/>
    <w:rsid w:val="008C5433"/>
    <w:rsid w:val="008C6C3A"/>
    <w:rsid w:val="008D03F1"/>
    <w:rsid w:val="008D1099"/>
    <w:rsid w:val="008D26B9"/>
    <w:rsid w:val="008D4688"/>
    <w:rsid w:val="008D5773"/>
    <w:rsid w:val="008E036B"/>
    <w:rsid w:val="008E0441"/>
    <w:rsid w:val="008E2A65"/>
    <w:rsid w:val="008E34CA"/>
    <w:rsid w:val="008E569A"/>
    <w:rsid w:val="008E5DA3"/>
    <w:rsid w:val="008F1834"/>
    <w:rsid w:val="008F3BC5"/>
    <w:rsid w:val="008F6DF3"/>
    <w:rsid w:val="009004D4"/>
    <w:rsid w:val="00901C72"/>
    <w:rsid w:val="00903004"/>
    <w:rsid w:val="009131A9"/>
    <w:rsid w:val="009141B7"/>
    <w:rsid w:val="00914938"/>
    <w:rsid w:val="009168B8"/>
    <w:rsid w:val="00916C94"/>
    <w:rsid w:val="00920840"/>
    <w:rsid w:val="00924CDC"/>
    <w:rsid w:val="00931F1E"/>
    <w:rsid w:val="00934440"/>
    <w:rsid w:val="00934594"/>
    <w:rsid w:val="0093587B"/>
    <w:rsid w:val="00936737"/>
    <w:rsid w:val="0093682D"/>
    <w:rsid w:val="00936F7F"/>
    <w:rsid w:val="00940FB0"/>
    <w:rsid w:val="0094176B"/>
    <w:rsid w:val="009448A2"/>
    <w:rsid w:val="0094740A"/>
    <w:rsid w:val="00950338"/>
    <w:rsid w:val="0095058D"/>
    <w:rsid w:val="00950E1E"/>
    <w:rsid w:val="00954155"/>
    <w:rsid w:val="00957611"/>
    <w:rsid w:val="009634B3"/>
    <w:rsid w:val="00963877"/>
    <w:rsid w:val="00963FC7"/>
    <w:rsid w:val="009649D6"/>
    <w:rsid w:val="009706ED"/>
    <w:rsid w:val="00972BF5"/>
    <w:rsid w:val="00974714"/>
    <w:rsid w:val="00975AC1"/>
    <w:rsid w:val="00981A71"/>
    <w:rsid w:val="00984810"/>
    <w:rsid w:val="009853CE"/>
    <w:rsid w:val="00985856"/>
    <w:rsid w:val="00985D9C"/>
    <w:rsid w:val="009871EC"/>
    <w:rsid w:val="00987611"/>
    <w:rsid w:val="0099225E"/>
    <w:rsid w:val="0099243E"/>
    <w:rsid w:val="00992BCD"/>
    <w:rsid w:val="009955D3"/>
    <w:rsid w:val="00995A66"/>
    <w:rsid w:val="00997C71"/>
    <w:rsid w:val="00997D54"/>
    <w:rsid w:val="009A1541"/>
    <w:rsid w:val="009A1CC1"/>
    <w:rsid w:val="009A1DFF"/>
    <w:rsid w:val="009A2798"/>
    <w:rsid w:val="009A6077"/>
    <w:rsid w:val="009A6D47"/>
    <w:rsid w:val="009B1888"/>
    <w:rsid w:val="009B2BC4"/>
    <w:rsid w:val="009B39A3"/>
    <w:rsid w:val="009C1B67"/>
    <w:rsid w:val="009C2EA8"/>
    <w:rsid w:val="009C3B60"/>
    <w:rsid w:val="009D15C0"/>
    <w:rsid w:val="009D1955"/>
    <w:rsid w:val="009E10C6"/>
    <w:rsid w:val="009E74DC"/>
    <w:rsid w:val="009E7D14"/>
    <w:rsid w:val="009F06C9"/>
    <w:rsid w:val="009F4443"/>
    <w:rsid w:val="00A0090D"/>
    <w:rsid w:val="00A01F21"/>
    <w:rsid w:val="00A0239F"/>
    <w:rsid w:val="00A05379"/>
    <w:rsid w:val="00A1209B"/>
    <w:rsid w:val="00A165D1"/>
    <w:rsid w:val="00A20433"/>
    <w:rsid w:val="00A2543C"/>
    <w:rsid w:val="00A30B7B"/>
    <w:rsid w:val="00A30CBD"/>
    <w:rsid w:val="00A31778"/>
    <w:rsid w:val="00A3298A"/>
    <w:rsid w:val="00A32C04"/>
    <w:rsid w:val="00A34123"/>
    <w:rsid w:val="00A34871"/>
    <w:rsid w:val="00A35AF0"/>
    <w:rsid w:val="00A453C1"/>
    <w:rsid w:val="00A47046"/>
    <w:rsid w:val="00A51C85"/>
    <w:rsid w:val="00A524EC"/>
    <w:rsid w:val="00A56266"/>
    <w:rsid w:val="00A60BF5"/>
    <w:rsid w:val="00A61606"/>
    <w:rsid w:val="00A62F7A"/>
    <w:rsid w:val="00A63C93"/>
    <w:rsid w:val="00A644BD"/>
    <w:rsid w:val="00A64FFE"/>
    <w:rsid w:val="00A65B19"/>
    <w:rsid w:val="00A6683B"/>
    <w:rsid w:val="00A71AA7"/>
    <w:rsid w:val="00A737D0"/>
    <w:rsid w:val="00A75FCC"/>
    <w:rsid w:val="00A7731F"/>
    <w:rsid w:val="00A83E29"/>
    <w:rsid w:val="00A9185B"/>
    <w:rsid w:val="00A92DDB"/>
    <w:rsid w:val="00A93C62"/>
    <w:rsid w:val="00A9442B"/>
    <w:rsid w:val="00A94E85"/>
    <w:rsid w:val="00A95648"/>
    <w:rsid w:val="00A977F2"/>
    <w:rsid w:val="00AA2740"/>
    <w:rsid w:val="00AA28A0"/>
    <w:rsid w:val="00AA3940"/>
    <w:rsid w:val="00AA6457"/>
    <w:rsid w:val="00AA7057"/>
    <w:rsid w:val="00AB0904"/>
    <w:rsid w:val="00AB0E7A"/>
    <w:rsid w:val="00AB4007"/>
    <w:rsid w:val="00AB4671"/>
    <w:rsid w:val="00AB46D9"/>
    <w:rsid w:val="00AC1F1E"/>
    <w:rsid w:val="00AC4335"/>
    <w:rsid w:val="00AD112B"/>
    <w:rsid w:val="00AD1F65"/>
    <w:rsid w:val="00AD3C65"/>
    <w:rsid w:val="00AD3D82"/>
    <w:rsid w:val="00AD42F6"/>
    <w:rsid w:val="00AD4F07"/>
    <w:rsid w:val="00AD702B"/>
    <w:rsid w:val="00AE0403"/>
    <w:rsid w:val="00AE1906"/>
    <w:rsid w:val="00AE3DD5"/>
    <w:rsid w:val="00AE60F9"/>
    <w:rsid w:val="00AF28F9"/>
    <w:rsid w:val="00AF4CB9"/>
    <w:rsid w:val="00B070E1"/>
    <w:rsid w:val="00B10037"/>
    <w:rsid w:val="00B121EA"/>
    <w:rsid w:val="00B16985"/>
    <w:rsid w:val="00B17183"/>
    <w:rsid w:val="00B2175B"/>
    <w:rsid w:val="00B223CC"/>
    <w:rsid w:val="00B239F8"/>
    <w:rsid w:val="00B26683"/>
    <w:rsid w:val="00B34BDF"/>
    <w:rsid w:val="00B3540F"/>
    <w:rsid w:val="00B475A3"/>
    <w:rsid w:val="00B47AE9"/>
    <w:rsid w:val="00B516FA"/>
    <w:rsid w:val="00B53A37"/>
    <w:rsid w:val="00B53C8B"/>
    <w:rsid w:val="00B53ED8"/>
    <w:rsid w:val="00B5474A"/>
    <w:rsid w:val="00B55233"/>
    <w:rsid w:val="00B61009"/>
    <w:rsid w:val="00B619EC"/>
    <w:rsid w:val="00B63CB3"/>
    <w:rsid w:val="00B64F50"/>
    <w:rsid w:val="00B66753"/>
    <w:rsid w:val="00B70D6B"/>
    <w:rsid w:val="00B711A0"/>
    <w:rsid w:val="00B73D8B"/>
    <w:rsid w:val="00B75E56"/>
    <w:rsid w:val="00B76CB0"/>
    <w:rsid w:val="00B8134D"/>
    <w:rsid w:val="00B84BFE"/>
    <w:rsid w:val="00B859A7"/>
    <w:rsid w:val="00B868D8"/>
    <w:rsid w:val="00B9156A"/>
    <w:rsid w:val="00B935AA"/>
    <w:rsid w:val="00B941B6"/>
    <w:rsid w:val="00B94ACB"/>
    <w:rsid w:val="00B95A89"/>
    <w:rsid w:val="00B9778A"/>
    <w:rsid w:val="00BA0878"/>
    <w:rsid w:val="00BA0F2C"/>
    <w:rsid w:val="00BA1363"/>
    <w:rsid w:val="00BA13EA"/>
    <w:rsid w:val="00BA76A4"/>
    <w:rsid w:val="00BB0555"/>
    <w:rsid w:val="00BB0F4C"/>
    <w:rsid w:val="00BB1B7D"/>
    <w:rsid w:val="00BB2A95"/>
    <w:rsid w:val="00BB6DA3"/>
    <w:rsid w:val="00BC0967"/>
    <w:rsid w:val="00BC73D7"/>
    <w:rsid w:val="00BD1672"/>
    <w:rsid w:val="00BD3F38"/>
    <w:rsid w:val="00BD424D"/>
    <w:rsid w:val="00BD43F6"/>
    <w:rsid w:val="00BD4881"/>
    <w:rsid w:val="00BD634F"/>
    <w:rsid w:val="00BD6C63"/>
    <w:rsid w:val="00BE1EF1"/>
    <w:rsid w:val="00BE40A7"/>
    <w:rsid w:val="00BE5D81"/>
    <w:rsid w:val="00BF154D"/>
    <w:rsid w:val="00BF2CA7"/>
    <w:rsid w:val="00BF354C"/>
    <w:rsid w:val="00BF43C6"/>
    <w:rsid w:val="00BF506A"/>
    <w:rsid w:val="00BF68D1"/>
    <w:rsid w:val="00C02098"/>
    <w:rsid w:val="00C021F7"/>
    <w:rsid w:val="00C02DE5"/>
    <w:rsid w:val="00C122C5"/>
    <w:rsid w:val="00C13C34"/>
    <w:rsid w:val="00C14D24"/>
    <w:rsid w:val="00C153CD"/>
    <w:rsid w:val="00C24A8E"/>
    <w:rsid w:val="00C2728D"/>
    <w:rsid w:val="00C276D3"/>
    <w:rsid w:val="00C327CE"/>
    <w:rsid w:val="00C34BF6"/>
    <w:rsid w:val="00C369BC"/>
    <w:rsid w:val="00C36B5B"/>
    <w:rsid w:val="00C424DF"/>
    <w:rsid w:val="00C43509"/>
    <w:rsid w:val="00C47CAC"/>
    <w:rsid w:val="00C50920"/>
    <w:rsid w:val="00C51DA5"/>
    <w:rsid w:val="00C54190"/>
    <w:rsid w:val="00C54918"/>
    <w:rsid w:val="00C570F7"/>
    <w:rsid w:val="00C614BC"/>
    <w:rsid w:val="00C62458"/>
    <w:rsid w:val="00C6247E"/>
    <w:rsid w:val="00C63274"/>
    <w:rsid w:val="00C633F9"/>
    <w:rsid w:val="00C655BF"/>
    <w:rsid w:val="00C67E5F"/>
    <w:rsid w:val="00C72B58"/>
    <w:rsid w:val="00C77686"/>
    <w:rsid w:val="00C86230"/>
    <w:rsid w:val="00C92267"/>
    <w:rsid w:val="00C9246D"/>
    <w:rsid w:val="00C92620"/>
    <w:rsid w:val="00C93486"/>
    <w:rsid w:val="00C96666"/>
    <w:rsid w:val="00C972EF"/>
    <w:rsid w:val="00CA416D"/>
    <w:rsid w:val="00CA77A1"/>
    <w:rsid w:val="00CB0EAA"/>
    <w:rsid w:val="00CB235E"/>
    <w:rsid w:val="00CB679F"/>
    <w:rsid w:val="00CC023E"/>
    <w:rsid w:val="00CC2C04"/>
    <w:rsid w:val="00CC31EB"/>
    <w:rsid w:val="00CC4F5C"/>
    <w:rsid w:val="00CD44F6"/>
    <w:rsid w:val="00CD4CB3"/>
    <w:rsid w:val="00CD6583"/>
    <w:rsid w:val="00CD7D1A"/>
    <w:rsid w:val="00CE3207"/>
    <w:rsid w:val="00CF02C7"/>
    <w:rsid w:val="00CF06D5"/>
    <w:rsid w:val="00CF07F4"/>
    <w:rsid w:val="00CF2C53"/>
    <w:rsid w:val="00CF5E2A"/>
    <w:rsid w:val="00D01F98"/>
    <w:rsid w:val="00D03DDE"/>
    <w:rsid w:val="00D04CE7"/>
    <w:rsid w:val="00D061F9"/>
    <w:rsid w:val="00D12EEE"/>
    <w:rsid w:val="00D13215"/>
    <w:rsid w:val="00D136B9"/>
    <w:rsid w:val="00D150A3"/>
    <w:rsid w:val="00D15114"/>
    <w:rsid w:val="00D16231"/>
    <w:rsid w:val="00D201C5"/>
    <w:rsid w:val="00D22765"/>
    <w:rsid w:val="00D2357A"/>
    <w:rsid w:val="00D23AB9"/>
    <w:rsid w:val="00D25554"/>
    <w:rsid w:val="00D3102A"/>
    <w:rsid w:val="00D3226A"/>
    <w:rsid w:val="00D33403"/>
    <w:rsid w:val="00D33982"/>
    <w:rsid w:val="00D41C94"/>
    <w:rsid w:val="00D42CB5"/>
    <w:rsid w:val="00D43B34"/>
    <w:rsid w:val="00D507A9"/>
    <w:rsid w:val="00D558B1"/>
    <w:rsid w:val="00D560D6"/>
    <w:rsid w:val="00D60A67"/>
    <w:rsid w:val="00D61E43"/>
    <w:rsid w:val="00D6592A"/>
    <w:rsid w:val="00D67B2C"/>
    <w:rsid w:val="00D704E4"/>
    <w:rsid w:val="00D7762F"/>
    <w:rsid w:val="00D777AE"/>
    <w:rsid w:val="00D84960"/>
    <w:rsid w:val="00D84FC6"/>
    <w:rsid w:val="00D87BBC"/>
    <w:rsid w:val="00D916B6"/>
    <w:rsid w:val="00D93067"/>
    <w:rsid w:val="00D93DE2"/>
    <w:rsid w:val="00D95C72"/>
    <w:rsid w:val="00D977E3"/>
    <w:rsid w:val="00DA2F5F"/>
    <w:rsid w:val="00DA767E"/>
    <w:rsid w:val="00DB1784"/>
    <w:rsid w:val="00DB2F9A"/>
    <w:rsid w:val="00DB7764"/>
    <w:rsid w:val="00DC2863"/>
    <w:rsid w:val="00DC2AB0"/>
    <w:rsid w:val="00DD1656"/>
    <w:rsid w:val="00DD6CB1"/>
    <w:rsid w:val="00DD7CDA"/>
    <w:rsid w:val="00DE0D45"/>
    <w:rsid w:val="00DE1542"/>
    <w:rsid w:val="00DE719A"/>
    <w:rsid w:val="00DF05D6"/>
    <w:rsid w:val="00DF500C"/>
    <w:rsid w:val="00DF5010"/>
    <w:rsid w:val="00E0281D"/>
    <w:rsid w:val="00E046D6"/>
    <w:rsid w:val="00E078A4"/>
    <w:rsid w:val="00E07F67"/>
    <w:rsid w:val="00E10FF9"/>
    <w:rsid w:val="00E124F7"/>
    <w:rsid w:val="00E20CAB"/>
    <w:rsid w:val="00E22053"/>
    <w:rsid w:val="00E23969"/>
    <w:rsid w:val="00E30405"/>
    <w:rsid w:val="00E374A9"/>
    <w:rsid w:val="00E4309A"/>
    <w:rsid w:val="00E4576D"/>
    <w:rsid w:val="00E47649"/>
    <w:rsid w:val="00E501B0"/>
    <w:rsid w:val="00E520D7"/>
    <w:rsid w:val="00E52161"/>
    <w:rsid w:val="00E5351F"/>
    <w:rsid w:val="00E560E7"/>
    <w:rsid w:val="00E62896"/>
    <w:rsid w:val="00E66942"/>
    <w:rsid w:val="00E67CA7"/>
    <w:rsid w:val="00E702E6"/>
    <w:rsid w:val="00E75FE8"/>
    <w:rsid w:val="00E82783"/>
    <w:rsid w:val="00E859DA"/>
    <w:rsid w:val="00E86563"/>
    <w:rsid w:val="00E879CD"/>
    <w:rsid w:val="00E95A8A"/>
    <w:rsid w:val="00E97D4C"/>
    <w:rsid w:val="00EA2538"/>
    <w:rsid w:val="00EA503C"/>
    <w:rsid w:val="00EA5BC7"/>
    <w:rsid w:val="00EA68A3"/>
    <w:rsid w:val="00EA6F9B"/>
    <w:rsid w:val="00EA7CDC"/>
    <w:rsid w:val="00EA7F13"/>
    <w:rsid w:val="00EB0408"/>
    <w:rsid w:val="00EB5FE2"/>
    <w:rsid w:val="00EC2969"/>
    <w:rsid w:val="00EC79DB"/>
    <w:rsid w:val="00ED1EE6"/>
    <w:rsid w:val="00ED5222"/>
    <w:rsid w:val="00ED6049"/>
    <w:rsid w:val="00EE0BBC"/>
    <w:rsid w:val="00EE12A8"/>
    <w:rsid w:val="00EE1F4A"/>
    <w:rsid w:val="00EF005F"/>
    <w:rsid w:val="00EF3BB1"/>
    <w:rsid w:val="00EF3D1E"/>
    <w:rsid w:val="00EF535F"/>
    <w:rsid w:val="00EF5749"/>
    <w:rsid w:val="00EF6C11"/>
    <w:rsid w:val="00EF7360"/>
    <w:rsid w:val="00F01989"/>
    <w:rsid w:val="00F04C6E"/>
    <w:rsid w:val="00F0539D"/>
    <w:rsid w:val="00F05541"/>
    <w:rsid w:val="00F074AE"/>
    <w:rsid w:val="00F075E7"/>
    <w:rsid w:val="00F107BF"/>
    <w:rsid w:val="00F15848"/>
    <w:rsid w:val="00F15866"/>
    <w:rsid w:val="00F20FDB"/>
    <w:rsid w:val="00F25C28"/>
    <w:rsid w:val="00F267B1"/>
    <w:rsid w:val="00F26AC0"/>
    <w:rsid w:val="00F26DF5"/>
    <w:rsid w:val="00F2797A"/>
    <w:rsid w:val="00F3184C"/>
    <w:rsid w:val="00F31C52"/>
    <w:rsid w:val="00F32796"/>
    <w:rsid w:val="00F32D2D"/>
    <w:rsid w:val="00F33A56"/>
    <w:rsid w:val="00F41483"/>
    <w:rsid w:val="00F43C74"/>
    <w:rsid w:val="00F444BB"/>
    <w:rsid w:val="00F4584B"/>
    <w:rsid w:val="00F46260"/>
    <w:rsid w:val="00F46724"/>
    <w:rsid w:val="00F52452"/>
    <w:rsid w:val="00F5744C"/>
    <w:rsid w:val="00F625E2"/>
    <w:rsid w:val="00F6484B"/>
    <w:rsid w:val="00F65BFE"/>
    <w:rsid w:val="00F67CE6"/>
    <w:rsid w:val="00F710D0"/>
    <w:rsid w:val="00F71E0E"/>
    <w:rsid w:val="00F73A3C"/>
    <w:rsid w:val="00F756E6"/>
    <w:rsid w:val="00F832CD"/>
    <w:rsid w:val="00F84673"/>
    <w:rsid w:val="00F868E0"/>
    <w:rsid w:val="00F9158A"/>
    <w:rsid w:val="00F9430A"/>
    <w:rsid w:val="00F97247"/>
    <w:rsid w:val="00FA36DE"/>
    <w:rsid w:val="00FA36FD"/>
    <w:rsid w:val="00FA709D"/>
    <w:rsid w:val="00FB11F5"/>
    <w:rsid w:val="00FB2A26"/>
    <w:rsid w:val="00FB3D44"/>
    <w:rsid w:val="00FB40A5"/>
    <w:rsid w:val="00FB4DEB"/>
    <w:rsid w:val="00FC1E6E"/>
    <w:rsid w:val="00FC20EE"/>
    <w:rsid w:val="00FC2B1A"/>
    <w:rsid w:val="00FD1DAD"/>
    <w:rsid w:val="00FD2F50"/>
    <w:rsid w:val="00FD4AF0"/>
    <w:rsid w:val="00FF0FE7"/>
    <w:rsid w:val="00FF5A11"/>
    <w:rsid w:val="00FF6361"/>
    <w:rsid w:val="00FF71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3095DB"/>
  <w15:docId w15:val="{49FB30CC-A6C5-4E15-A1D0-A95FE2A37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A0090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39"/>
    <w:rsid w:val="00901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1DB5"/>
    <w:rPr>
      <w:color w:val="0563C1" w:themeColor="hyperlink"/>
      <w:u w:val="single"/>
    </w:rPr>
  </w:style>
  <w:style w:type="character" w:styleId="CommentReference">
    <w:name w:val="annotation reference"/>
    <w:basedOn w:val="DefaultParagraphFont"/>
    <w:uiPriority w:val="99"/>
    <w:semiHidden/>
    <w:unhideWhenUsed/>
    <w:rsid w:val="00763044"/>
    <w:rPr>
      <w:sz w:val="16"/>
      <w:szCs w:val="16"/>
    </w:rPr>
  </w:style>
  <w:style w:type="paragraph" w:styleId="CommentText">
    <w:name w:val="annotation text"/>
    <w:basedOn w:val="Normal"/>
    <w:link w:val="CommentTextChar"/>
    <w:uiPriority w:val="99"/>
    <w:semiHidden/>
    <w:unhideWhenUsed/>
    <w:rsid w:val="00763044"/>
    <w:pPr>
      <w:spacing w:line="240" w:lineRule="auto"/>
    </w:pPr>
    <w:rPr>
      <w:sz w:val="20"/>
      <w:szCs w:val="20"/>
    </w:rPr>
  </w:style>
  <w:style w:type="character" w:customStyle="1" w:styleId="CommentTextChar">
    <w:name w:val="Comment Text Char"/>
    <w:basedOn w:val="DefaultParagraphFont"/>
    <w:link w:val="CommentText"/>
    <w:uiPriority w:val="99"/>
    <w:semiHidden/>
    <w:rsid w:val="00763044"/>
    <w:rPr>
      <w:sz w:val="20"/>
      <w:szCs w:val="20"/>
    </w:rPr>
  </w:style>
  <w:style w:type="paragraph" w:styleId="CommentSubject">
    <w:name w:val="annotation subject"/>
    <w:basedOn w:val="CommentText"/>
    <w:next w:val="CommentText"/>
    <w:link w:val="CommentSubjectChar"/>
    <w:uiPriority w:val="99"/>
    <w:semiHidden/>
    <w:unhideWhenUsed/>
    <w:rsid w:val="00763044"/>
    <w:rPr>
      <w:b/>
      <w:bCs/>
    </w:rPr>
  </w:style>
  <w:style w:type="character" w:customStyle="1" w:styleId="CommentSubjectChar">
    <w:name w:val="Comment Subject Char"/>
    <w:basedOn w:val="CommentTextChar"/>
    <w:link w:val="CommentSubject"/>
    <w:uiPriority w:val="99"/>
    <w:semiHidden/>
    <w:rsid w:val="00763044"/>
    <w:rPr>
      <w:b/>
      <w:bCs/>
      <w:sz w:val="20"/>
      <w:szCs w:val="20"/>
    </w:rPr>
  </w:style>
  <w:style w:type="paragraph" w:styleId="BalloonText">
    <w:name w:val="Balloon Text"/>
    <w:basedOn w:val="Normal"/>
    <w:link w:val="BalloonTextChar"/>
    <w:uiPriority w:val="99"/>
    <w:semiHidden/>
    <w:unhideWhenUsed/>
    <w:rsid w:val="007630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3044"/>
    <w:rPr>
      <w:rFonts w:ascii="Segoe UI" w:hAnsi="Segoe UI" w:cs="Segoe UI"/>
      <w:sz w:val="18"/>
      <w:szCs w:val="18"/>
    </w:rPr>
  </w:style>
  <w:style w:type="character" w:customStyle="1" w:styleId="apple-converted-space">
    <w:name w:val="apple-converted-space"/>
    <w:basedOn w:val="DefaultParagraphFont"/>
    <w:rsid w:val="00C9246D"/>
  </w:style>
  <w:style w:type="paragraph" w:styleId="Header">
    <w:name w:val="header"/>
    <w:basedOn w:val="Normal"/>
    <w:link w:val="HeaderChar"/>
    <w:uiPriority w:val="99"/>
    <w:unhideWhenUsed/>
    <w:rsid w:val="00F107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7BF"/>
  </w:style>
  <w:style w:type="paragraph" w:styleId="Footer">
    <w:name w:val="footer"/>
    <w:basedOn w:val="Normal"/>
    <w:link w:val="FooterChar"/>
    <w:uiPriority w:val="99"/>
    <w:unhideWhenUsed/>
    <w:rsid w:val="00F107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7BF"/>
  </w:style>
  <w:style w:type="paragraph" w:customStyle="1" w:styleId="ColorfulList-Accent11">
    <w:name w:val="Colorful List - Accent 11"/>
    <w:basedOn w:val="Normal"/>
    <w:uiPriority w:val="34"/>
    <w:qFormat/>
    <w:rsid w:val="00311468"/>
    <w:pPr>
      <w:spacing w:after="200" w:line="276" w:lineRule="auto"/>
      <w:ind w:left="720"/>
      <w:contextualSpacing/>
    </w:pPr>
    <w:rPr>
      <w:rFonts w:ascii="Calibri" w:eastAsia="Calibri" w:hAnsi="Calibri" w:cs="Times New Roman"/>
    </w:rPr>
  </w:style>
  <w:style w:type="paragraph" w:styleId="NormalWeb">
    <w:name w:val="Normal (Web)"/>
    <w:basedOn w:val="Normal"/>
    <w:uiPriority w:val="99"/>
    <w:unhideWhenUsed/>
    <w:rsid w:val="003C3392"/>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B9778A"/>
    <w:pPr>
      <w:spacing w:after="0" w:line="240" w:lineRule="auto"/>
    </w:pPr>
  </w:style>
  <w:style w:type="paragraph" w:styleId="ListParagraph">
    <w:name w:val="List Paragraph"/>
    <w:basedOn w:val="Normal"/>
    <w:uiPriority w:val="34"/>
    <w:qFormat/>
    <w:rsid w:val="00043EDC"/>
    <w:pPr>
      <w:ind w:left="720"/>
      <w:contextualSpacing/>
    </w:pPr>
  </w:style>
  <w:style w:type="paragraph" w:styleId="FootnoteText">
    <w:name w:val="footnote text"/>
    <w:basedOn w:val="Normal"/>
    <w:link w:val="FootnoteTextChar"/>
    <w:uiPriority w:val="99"/>
    <w:unhideWhenUsed/>
    <w:rsid w:val="00545DA0"/>
    <w:pPr>
      <w:spacing w:after="0" w:line="240" w:lineRule="auto"/>
    </w:pPr>
    <w:rPr>
      <w:sz w:val="24"/>
      <w:szCs w:val="24"/>
    </w:rPr>
  </w:style>
  <w:style w:type="character" w:customStyle="1" w:styleId="FootnoteTextChar">
    <w:name w:val="Footnote Text Char"/>
    <w:basedOn w:val="DefaultParagraphFont"/>
    <w:link w:val="FootnoteText"/>
    <w:uiPriority w:val="99"/>
    <w:rsid w:val="00545DA0"/>
    <w:rPr>
      <w:sz w:val="24"/>
      <w:szCs w:val="24"/>
    </w:rPr>
  </w:style>
  <w:style w:type="character" w:styleId="FootnoteReference">
    <w:name w:val="footnote reference"/>
    <w:basedOn w:val="DefaultParagraphFont"/>
    <w:uiPriority w:val="99"/>
    <w:unhideWhenUsed/>
    <w:rsid w:val="00545DA0"/>
    <w:rPr>
      <w:vertAlign w:val="superscript"/>
    </w:rPr>
  </w:style>
  <w:style w:type="paragraph" w:customStyle="1" w:styleId="Paragraph">
    <w:name w:val="Paragraph"/>
    <w:basedOn w:val="Normal"/>
    <w:rsid w:val="003C7A6C"/>
    <w:pPr>
      <w:spacing w:before="120" w:after="0" w:line="240" w:lineRule="auto"/>
      <w:ind w:firstLine="720"/>
    </w:pPr>
    <w:rPr>
      <w:rFonts w:ascii="Times New Roman" w:eastAsia="Times New Roman" w:hAnsi="Times New Roman" w:cs="Times New Roman"/>
      <w:sz w:val="24"/>
      <w:szCs w:val="24"/>
    </w:rPr>
  </w:style>
  <w:style w:type="character" w:customStyle="1" w:styleId="rwrr">
    <w:name w:val="rwrr"/>
    <w:basedOn w:val="DefaultParagraphFont"/>
    <w:rsid w:val="003C7A6C"/>
  </w:style>
  <w:style w:type="character" w:styleId="Emphasis">
    <w:name w:val="Emphasis"/>
    <w:basedOn w:val="DefaultParagraphFont"/>
    <w:uiPriority w:val="20"/>
    <w:qFormat/>
    <w:rsid w:val="003C7A6C"/>
    <w:rPr>
      <w:i/>
      <w:iCs/>
    </w:rPr>
  </w:style>
  <w:style w:type="character" w:styleId="Strong">
    <w:name w:val="Strong"/>
    <w:basedOn w:val="DefaultParagraphFont"/>
    <w:uiPriority w:val="22"/>
    <w:qFormat/>
    <w:rsid w:val="003C7A6C"/>
    <w:rPr>
      <w:b/>
      <w:bCs/>
    </w:rPr>
  </w:style>
  <w:style w:type="character" w:customStyle="1" w:styleId="HTMLPreformattedChar">
    <w:name w:val="HTML Preformatted Char"/>
    <w:basedOn w:val="DefaultParagraphFont"/>
    <w:link w:val="HTMLPreformatted"/>
    <w:uiPriority w:val="99"/>
    <w:semiHidden/>
    <w:rsid w:val="003C7A6C"/>
    <w:rPr>
      <w:rFonts w:ascii="Consolas" w:hAnsi="Consolas" w:cs="Consolas"/>
      <w:sz w:val="20"/>
      <w:szCs w:val="20"/>
    </w:rPr>
  </w:style>
  <w:style w:type="paragraph" w:styleId="HTMLPreformatted">
    <w:name w:val="HTML Preformatted"/>
    <w:basedOn w:val="Normal"/>
    <w:link w:val="HTMLPreformattedChar"/>
    <w:uiPriority w:val="99"/>
    <w:semiHidden/>
    <w:unhideWhenUsed/>
    <w:rsid w:val="003C7A6C"/>
    <w:pPr>
      <w:spacing w:after="0" w:line="240" w:lineRule="auto"/>
    </w:pPr>
    <w:rPr>
      <w:rFonts w:ascii="Consolas" w:hAnsi="Consolas" w:cs="Consolas"/>
      <w:sz w:val="20"/>
      <w:szCs w:val="20"/>
    </w:rPr>
  </w:style>
  <w:style w:type="character" w:styleId="LineNumber">
    <w:name w:val="line number"/>
    <w:basedOn w:val="DefaultParagraphFont"/>
    <w:uiPriority w:val="99"/>
    <w:semiHidden/>
    <w:unhideWhenUsed/>
    <w:rsid w:val="00F2797A"/>
  </w:style>
  <w:style w:type="character" w:styleId="PlaceholderText">
    <w:name w:val="Placeholder Text"/>
    <w:basedOn w:val="DefaultParagraphFont"/>
    <w:uiPriority w:val="99"/>
    <w:semiHidden/>
    <w:rsid w:val="004147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45013">
      <w:bodyDiv w:val="1"/>
      <w:marLeft w:val="0"/>
      <w:marRight w:val="0"/>
      <w:marTop w:val="0"/>
      <w:marBottom w:val="0"/>
      <w:divBdr>
        <w:top w:val="none" w:sz="0" w:space="0" w:color="auto"/>
        <w:left w:val="none" w:sz="0" w:space="0" w:color="auto"/>
        <w:bottom w:val="none" w:sz="0" w:space="0" w:color="auto"/>
        <w:right w:val="none" w:sz="0" w:space="0" w:color="auto"/>
      </w:divBdr>
    </w:div>
    <w:div w:id="61878823">
      <w:bodyDiv w:val="1"/>
      <w:marLeft w:val="0"/>
      <w:marRight w:val="0"/>
      <w:marTop w:val="0"/>
      <w:marBottom w:val="0"/>
      <w:divBdr>
        <w:top w:val="none" w:sz="0" w:space="0" w:color="auto"/>
        <w:left w:val="none" w:sz="0" w:space="0" w:color="auto"/>
        <w:bottom w:val="none" w:sz="0" w:space="0" w:color="auto"/>
        <w:right w:val="none" w:sz="0" w:space="0" w:color="auto"/>
      </w:divBdr>
    </w:div>
    <w:div w:id="280381387">
      <w:bodyDiv w:val="1"/>
      <w:marLeft w:val="0"/>
      <w:marRight w:val="0"/>
      <w:marTop w:val="0"/>
      <w:marBottom w:val="0"/>
      <w:divBdr>
        <w:top w:val="none" w:sz="0" w:space="0" w:color="auto"/>
        <w:left w:val="none" w:sz="0" w:space="0" w:color="auto"/>
        <w:bottom w:val="none" w:sz="0" w:space="0" w:color="auto"/>
        <w:right w:val="none" w:sz="0" w:space="0" w:color="auto"/>
      </w:divBdr>
    </w:div>
    <w:div w:id="400107584">
      <w:bodyDiv w:val="1"/>
      <w:marLeft w:val="0"/>
      <w:marRight w:val="0"/>
      <w:marTop w:val="0"/>
      <w:marBottom w:val="0"/>
      <w:divBdr>
        <w:top w:val="none" w:sz="0" w:space="0" w:color="auto"/>
        <w:left w:val="none" w:sz="0" w:space="0" w:color="auto"/>
        <w:bottom w:val="none" w:sz="0" w:space="0" w:color="auto"/>
        <w:right w:val="none" w:sz="0" w:space="0" w:color="auto"/>
      </w:divBdr>
    </w:div>
    <w:div w:id="820924186">
      <w:bodyDiv w:val="1"/>
      <w:marLeft w:val="0"/>
      <w:marRight w:val="0"/>
      <w:marTop w:val="0"/>
      <w:marBottom w:val="0"/>
      <w:divBdr>
        <w:top w:val="none" w:sz="0" w:space="0" w:color="auto"/>
        <w:left w:val="none" w:sz="0" w:space="0" w:color="auto"/>
        <w:bottom w:val="none" w:sz="0" w:space="0" w:color="auto"/>
        <w:right w:val="none" w:sz="0" w:space="0" w:color="auto"/>
      </w:divBdr>
    </w:div>
    <w:div w:id="1024752162">
      <w:bodyDiv w:val="1"/>
      <w:marLeft w:val="0"/>
      <w:marRight w:val="0"/>
      <w:marTop w:val="0"/>
      <w:marBottom w:val="0"/>
      <w:divBdr>
        <w:top w:val="none" w:sz="0" w:space="0" w:color="auto"/>
        <w:left w:val="none" w:sz="0" w:space="0" w:color="auto"/>
        <w:bottom w:val="none" w:sz="0" w:space="0" w:color="auto"/>
        <w:right w:val="none" w:sz="0" w:space="0" w:color="auto"/>
      </w:divBdr>
    </w:div>
    <w:div w:id="1272663696">
      <w:bodyDiv w:val="1"/>
      <w:marLeft w:val="0"/>
      <w:marRight w:val="0"/>
      <w:marTop w:val="0"/>
      <w:marBottom w:val="0"/>
      <w:divBdr>
        <w:top w:val="none" w:sz="0" w:space="0" w:color="auto"/>
        <w:left w:val="none" w:sz="0" w:space="0" w:color="auto"/>
        <w:bottom w:val="none" w:sz="0" w:space="0" w:color="auto"/>
        <w:right w:val="none" w:sz="0" w:space="0" w:color="auto"/>
      </w:divBdr>
    </w:div>
    <w:div w:id="1333795031">
      <w:bodyDiv w:val="1"/>
      <w:marLeft w:val="0"/>
      <w:marRight w:val="0"/>
      <w:marTop w:val="0"/>
      <w:marBottom w:val="0"/>
      <w:divBdr>
        <w:top w:val="none" w:sz="0" w:space="0" w:color="auto"/>
        <w:left w:val="none" w:sz="0" w:space="0" w:color="auto"/>
        <w:bottom w:val="none" w:sz="0" w:space="0" w:color="auto"/>
        <w:right w:val="none" w:sz="0" w:space="0" w:color="auto"/>
      </w:divBdr>
    </w:div>
    <w:div w:id="1684895489">
      <w:bodyDiv w:val="1"/>
      <w:marLeft w:val="0"/>
      <w:marRight w:val="0"/>
      <w:marTop w:val="0"/>
      <w:marBottom w:val="0"/>
      <w:divBdr>
        <w:top w:val="none" w:sz="0" w:space="0" w:color="auto"/>
        <w:left w:val="none" w:sz="0" w:space="0" w:color="auto"/>
        <w:bottom w:val="none" w:sz="0" w:space="0" w:color="auto"/>
        <w:right w:val="none" w:sz="0" w:space="0" w:color="auto"/>
      </w:divBdr>
    </w:div>
    <w:div w:id="1910921290">
      <w:bodyDiv w:val="1"/>
      <w:marLeft w:val="0"/>
      <w:marRight w:val="0"/>
      <w:marTop w:val="0"/>
      <w:marBottom w:val="0"/>
      <w:divBdr>
        <w:top w:val="none" w:sz="0" w:space="0" w:color="auto"/>
        <w:left w:val="none" w:sz="0" w:space="0" w:color="auto"/>
        <w:bottom w:val="none" w:sz="0" w:space="0" w:color="auto"/>
        <w:right w:val="none" w:sz="0" w:space="0" w:color="auto"/>
      </w:divBdr>
    </w:div>
    <w:div w:id="2050690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ED2E4-F122-4496-B33A-B8D984327075}">
  <ds:schemaRefs>
    <ds:schemaRef ds:uri="http://schemas.openxmlformats.org/officeDocument/2006/bibliography"/>
  </ds:schemaRefs>
</ds:datastoreItem>
</file>

<file path=customXml/itemProps2.xml><?xml version="1.0" encoding="utf-8"?>
<ds:datastoreItem xmlns:ds="http://schemas.openxmlformats.org/officeDocument/2006/customXml" ds:itemID="{E02FFB31-8388-461D-8B46-17C2DDEF6FCC}">
  <ds:schemaRefs>
    <ds:schemaRef ds:uri="http://schemas.openxmlformats.org/officeDocument/2006/bibliography"/>
  </ds:schemaRefs>
</ds:datastoreItem>
</file>

<file path=customXml/itemProps3.xml><?xml version="1.0" encoding="utf-8"?>
<ds:datastoreItem xmlns:ds="http://schemas.openxmlformats.org/officeDocument/2006/customXml" ds:itemID="{D243219C-4F31-42EC-9707-EEF14EA3C139}">
  <ds:schemaRefs>
    <ds:schemaRef ds:uri="http://schemas.openxmlformats.org/officeDocument/2006/bibliography"/>
  </ds:schemaRefs>
</ds:datastoreItem>
</file>

<file path=customXml/itemProps4.xml><?xml version="1.0" encoding="utf-8"?>
<ds:datastoreItem xmlns:ds="http://schemas.openxmlformats.org/officeDocument/2006/customXml" ds:itemID="{76B60D1C-A0D8-4046-A73F-2B02C7E51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7410</Words>
  <Characters>42242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UMESC</Company>
  <LinksUpToDate>false</LinksUpToDate>
  <CharactersWithSpaces>49553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Thogmartin, Wayne E.</dc:creator>
  <cp:lastModifiedBy>Pleasants, John M [EEOBS]</cp:lastModifiedBy>
  <cp:revision>2</cp:revision>
  <cp:lastPrinted>2016-07-07T18:11:00Z</cp:lastPrinted>
  <dcterms:created xsi:type="dcterms:W3CDTF">2017-06-05T00:53:00Z</dcterms:created>
  <dcterms:modified xsi:type="dcterms:W3CDTF">2017-06-05T00:53:00Z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93569</vt:lpwstr>
  </property>
  <property fmtid="{D5CDD505-2E9C-101B-9397-08002B2CF9AE}" pid="3" name="ProjectId">
    <vt:lpwstr>0</vt:lpwstr>
  </property>
  <property fmtid="{D5CDD505-2E9C-101B-9397-08002B2CF9AE}" pid="4" name="StyleId">
    <vt:lpwstr>http://www.zotero.org/styles/vancouver</vt:lpwstr>
  </property>
</Properties>
</file>